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C5DD4" w14:textId="77777777" w:rsidR="00A442D8" w:rsidRPr="00A442D8" w:rsidRDefault="00A442D8" w:rsidP="00A442D8">
      <w:pPr>
        <w:jc w:val="right"/>
        <w:rPr>
          <w:sz w:val="18"/>
          <w:szCs w:val="18"/>
        </w:rPr>
      </w:pPr>
      <w:r w:rsidRPr="00A442D8">
        <w:rPr>
          <w:sz w:val="18"/>
          <w:szCs w:val="18"/>
        </w:rPr>
        <w:t xml:space="preserve">Working paper prepared for the IOTC </w:t>
      </w:r>
      <w:r w:rsidR="00416F6B">
        <w:rPr>
          <w:sz w:val="18"/>
          <w:szCs w:val="18"/>
        </w:rPr>
        <w:t>MSE</w:t>
      </w:r>
      <w:r w:rsidRPr="00A442D8">
        <w:rPr>
          <w:sz w:val="18"/>
          <w:szCs w:val="18"/>
        </w:rPr>
        <w:t xml:space="preserve"> </w:t>
      </w:r>
      <w:r w:rsidR="008568C2">
        <w:rPr>
          <w:sz w:val="18"/>
          <w:szCs w:val="18"/>
        </w:rPr>
        <w:t>Task Force</w:t>
      </w:r>
      <w:r w:rsidRPr="00A442D8">
        <w:rPr>
          <w:sz w:val="18"/>
          <w:szCs w:val="18"/>
        </w:rPr>
        <w:t xml:space="preserve"> (March 2019, </w:t>
      </w:r>
      <w:proofErr w:type="spellStart"/>
      <w:r w:rsidRPr="00A442D8">
        <w:rPr>
          <w:sz w:val="18"/>
          <w:szCs w:val="18"/>
        </w:rPr>
        <w:t>Ispra</w:t>
      </w:r>
      <w:proofErr w:type="spellEnd"/>
      <w:r w:rsidRPr="00A442D8">
        <w:rPr>
          <w:sz w:val="18"/>
          <w:szCs w:val="18"/>
        </w:rPr>
        <w:t>, Italy)</w:t>
      </w:r>
    </w:p>
    <w:p w14:paraId="7D188E4A" w14:textId="77777777" w:rsidR="00A442D8" w:rsidRPr="00A442D8" w:rsidRDefault="00A442D8" w:rsidP="00A442D8">
      <w:pPr>
        <w:jc w:val="right"/>
        <w:rPr>
          <w:b/>
        </w:rPr>
      </w:pPr>
    </w:p>
    <w:p w14:paraId="3217ABE3" w14:textId="77777777" w:rsidR="00A442D8" w:rsidRDefault="00A442D8" w:rsidP="00A442D8">
      <w:pPr>
        <w:jc w:val="center"/>
        <w:rPr>
          <w:b/>
          <w:sz w:val="32"/>
          <w:szCs w:val="32"/>
        </w:rPr>
      </w:pPr>
      <w:r w:rsidRPr="00A442D8">
        <w:rPr>
          <w:b/>
          <w:sz w:val="32"/>
          <w:szCs w:val="32"/>
        </w:rPr>
        <w:t xml:space="preserve">Indian Ocean Bigeye Tuna MSE </w:t>
      </w:r>
    </w:p>
    <w:p w14:paraId="5129F8CF" w14:textId="77777777" w:rsidR="00377D00" w:rsidRPr="00A442D8" w:rsidRDefault="00A442D8" w:rsidP="00A442D8">
      <w:pPr>
        <w:jc w:val="center"/>
        <w:rPr>
          <w:b/>
          <w:sz w:val="32"/>
          <w:szCs w:val="32"/>
        </w:rPr>
      </w:pPr>
      <w:r w:rsidRPr="00A442D8">
        <w:rPr>
          <w:b/>
          <w:sz w:val="32"/>
          <w:szCs w:val="32"/>
        </w:rPr>
        <w:t>Operating Model Update March 2019</w:t>
      </w:r>
    </w:p>
    <w:p w14:paraId="523AF2C4" w14:textId="77777777" w:rsidR="00A442D8" w:rsidRPr="00A442D8" w:rsidRDefault="00A442D8" w:rsidP="00A442D8">
      <w:pPr>
        <w:jc w:val="center"/>
        <w:rPr>
          <w:sz w:val="20"/>
          <w:szCs w:val="20"/>
        </w:rPr>
      </w:pPr>
      <w:r w:rsidRPr="00A442D8">
        <w:rPr>
          <w:sz w:val="20"/>
          <w:szCs w:val="20"/>
        </w:rPr>
        <w:t>Dale Kolody (dale.kolody@csiro.au)</w:t>
      </w:r>
    </w:p>
    <w:p w14:paraId="3A8033AD" w14:textId="77777777" w:rsidR="00A442D8" w:rsidRDefault="00A442D8" w:rsidP="00A442D8">
      <w:pPr>
        <w:jc w:val="center"/>
        <w:rPr>
          <w:sz w:val="20"/>
          <w:szCs w:val="20"/>
        </w:rPr>
      </w:pPr>
      <w:r w:rsidRPr="00A442D8">
        <w:rPr>
          <w:sz w:val="20"/>
          <w:szCs w:val="20"/>
        </w:rPr>
        <w:t>Paavo Jumppanen</w:t>
      </w:r>
    </w:p>
    <w:p w14:paraId="634B51F5" w14:textId="77777777" w:rsidR="00812040" w:rsidRPr="00A442D8" w:rsidRDefault="00812040" w:rsidP="00A442D8">
      <w:pPr>
        <w:jc w:val="center"/>
        <w:rPr>
          <w:sz w:val="20"/>
          <w:szCs w:val="20"/>
        </w:rPr>
      </w:pPr>
      <w:r>
        <w:rPr>
          <w:sz w:val="20"/>
          <w:szCs w:val="20"/>
        </w:rPr>
        <w:t>(</w:t>
      </w:r>
      <w:proofErr w:type="spellStart"/>
      <w:r>
        <w:rPr>
          <w:sz w:val="20"/>
          <w:szCs w:val="20"/>
        </w:rPr>
        <w:t>Eveson</w:t>
      </w:r>
      <w:proofErr w:type="spellEnd"/>
      <w:r>
        <w:rPr>
          <w:sz w:val="20"/>
          <w:szCs w:val="20"/>
        </w:rPr>
        <w:t>, Farley?)</w:t>
      </w:r>
    </w:p>
    <w:p w14:paraId="5B94033D" w14:textId="77777777" w:rsidR="00A442D8" w:rsidRPr="00A442D8" w:rsidRDefault="00A442D8" w:rsidP="00A442D8">
      <w:pPr>
        <w:jc w:val="center"/>
        <w:rPr>
          <w:sz w:val="20"/>
          <w:szCs w:val="20"/>
        </w:rPr>
      </w:pPr>
      <w:r w:rsidRPr="00A442D8">
        <w:rPr>
          <w:sz w:val="20"/>
          <w:szCs w:val="20"/>
        </w:rPr>
        <w:t>CSIRO, Australia</w:t>
      </w:r>
    </w:p>
    <w:p w14:paraId="584D0FD4" w14:textId="77777777" w:rsidR="00A442D8" w:rsidRDefault="00A442D8"/>
    <w:p w14:paraId="1F651B99" w14:textId="77777777" w:rsidR="00D5120F" w:rsidRDefault="004F6F57" w:rsidP="00D5120F">
      <w:r>
        <w:t>To do:</w:t>
      </w:r>
      <w:r w:rsidR="00D5120F">
        <w:t xml:space="preserve"> (</w:t>
      </w:r>
      <w:proofErr w:type="spellStart"/>
      <w:r w:rsidR="00D5120F" w:rsidRPr="00D6464F">
        <w:rPr>
          <w:highlight w:val="cyan"/>
        </w:rPr>
        <w:t>Paavo's</w:t>
      </w:r>
      <w:proofErr w:type="spellEnd"/>
      <w:r w:rsidR="00D5120F" w:rsidRPr="00D6464F">
        <w:rPr>
          <w:highlight w:val="cyan"/>
        </w:rPr>
        <w:t xml:space="preserve"> job jar</w:t>
      </w:r>
      <w:r w:rsidR="00D5120F">
        <w:t>)</w:t>
      </w:r>
    </w:p>
    <w:p w14:paraId="093E8633" w14:textId="15AA90FF" w:rsidR="00AF6760" w:rsidRDefault="00AF6760" w:rsidP="00D5120F">
      <w:r>
        <w:t xml:space="preserve">Skip the MP evaluation results for OMgrid19.1 - the alternate growth curve throws a spanner in the results, that we can justify discarding for other reasons </w:t>
      </w:r>
    </w:p>
    <w:p w14:paraId="0CFB78E0" w14:textId="01F80ED0" w:rsidR="004F6F57" w:rsidRPr="00D6464F" w:rsidRDefault="005C2219" w:rsidP="004F6F57">
      <w:pPr>
        <w:rPr>
          <w:highlight w:val="cyan"/>
        </w:rPr>
      </w:pPr>
      <w:r>
        <w:t>3</w:t>
      </w:r>
      <w:r w:rsidR="004F6F57">
        <w:t xml:space="preserve">) </w:t>
      </w:r>
      <w:r w:rsidR="00D6464F" w:rsidRPr="00D6464F">
        <w:rPr>
          <w:highlight w:val="cyan"/>
        </w:rPr>
        <w:t xml:space="preserve">Tune gridB19.4 </w:t>
      </w:r>
      <w:r w:rsidR="004F6F57" w:rsidRPr="00D6464F">
        <w:rPr>
          <w:highlight w:val="cyan"/>
        </w:rPr>
        <w:t xml:space="preserve">for </w:t>
      </w:r>
      <w:r w:rsidR="00D6464F" w:rsidRPr="00D6464F">
        <w:rPr>
          <w:highlight w:val="cyan"/>
        </w:rPr>
        <w:t>most sensible (</w:t>
      </w:r>
      <w:r w:rsidR="009D5BB1">
        <w:rPr>
          <w:highlight w:val="cyan"/>
        </w:rPr>
        <w:t>central?</w:t>
      </w:r>
      <w:r w:rsidR="00D6464F" w:rsidRPr="00D6464F">
        <w:rPr>
          <w:highlight w:val="cyan"/>
        </w:rPr>
        <w:t>)</w:t>
      </w:r>
      <w:r w:rsidR="004F6F57" w:rsidRPr="00D6464F">
        <w:rPr>
          <w:highlight w:val="cyan"/>
        </w:rPr>
        <w:t xml:space="preserve"> tuning</w:t>
      </w:r>
      <w:r w:rsidR="00D6464F" w:rsidRPr="00D6464F">
        <w:rPr>
          <w:highlight w:val="cyan"/>
        </w:rPr>
        <w:t xml:space="preserve"> level and default MP</w:t>
      </w:r>
    </w:p>
    <w:p w14:paraId="2658EA6A" w14:textId="7494BDB4" w:rsidR="00D6464F" w:rsidRPr="00D6464F" w:rsidRDefault="00D6464F" w:rsidP="00D6464F">
      <w:pPr>
        <w:rPr>
          <w:highlight w:val="cyan"/>
        </w:rPr>
      </w:pPr>
      <w:r w:rsidRPr="00D6464F">
        <w:rPr>
          <w:highlight w:val="cyan"/>
        </w:rPr>
        <w:tab/>
        <w:t>-compare MP results among B1</w:t>
      </w:r>
      <w:r w:rsidR="00AF6760">
        <w:rPr>
          <w:highlight w:val="cyan"/>
        </w:rPr>
        <w:t>9.</w:t>
      </w:r>
      <w:r w:rsidRPr="00D6464F">
        <w:rPr>
          <w:highlight w:val="cyan"/>
        </w:rPr>
        <w:t xml:space="preserve">2, 3, </w:t>
      </w:r>
      <w:proofErr w:type="gramStart"/>
      <w:r w:rsidRPr="00D6464F">
        <w:rPr>
          <w:highlight w:val="cyan"/>
        </w:rPr>
        <w:t>4  for</w:t>
      </w:r>
      <w:proofErr w:type="gramEnd"/>
      <w:r w:rsidRPr="00D6464F">
        <w:rPr>
          <w:highlight w:val="cyan"/>
        </w:rPr>
        <w:t xml:space="preserve"> the base tuning above</w:t>
      </w:r>
    </w:p>
    <w:p w14:paraId="3C25B176" w14:textId="3009FAB3" w:rsidR="00D6464F" w:rsidRDefault="00D6464F" w:rsidP="00D6464F">
      <w:r w:rsidRPr="00D6464F">
        <w:rPr>
          <w:highlight w:val="cyan"/>
        </w:rPr>
        <w:tab/>
        <w:t>-</w:t>
      </w:r>
      <w:r w:rsidRPr="00123C6F">
        <w:rPr>
          <w:highlight w:val="cyan"/>
        </w:rPr>
        <w:t>partition B19.</w:t>
      </w:r>
      <w:r w:rsidR="00123C6F" w:rsidRPr="00123C6F">
        <w:rPr>
          <w:highlight w:val="cyan"/>
        </w:rPr>
        <w:t>4</w:t>
      </w:r>
      <w:r w:rsidRPr="00123C6F">
        <w:rPr>
          <w:highlight w:val="cyan"/>
        </w:rPr>
        <w:t xml:space="preserve"> result distributions by </w:t>
      </w:r>
      <w:proofErr w:type="spellStart"/>
      <w:r w:rsidRPr="00123C6F">
        <w:rPr>
          <w:highlight w:val="cyan"/>
        </w:rPr>
        <w:t>i</w:t>
      </w:r>
      <w:proofErr w:type="spellEnd"/>
      <w:r w:rsidRPr="00123C6F">
        <w:rPr>
          <w:highlight w:val="cyan"/>
        </w:rPr>
        <w:t xml:space="preserve">) </w:t>
      </w:r>
      <w:r w:rsidR="00123C6F" w:rsidRPr="00123C6F">
        <w:rPr>
          <w:highlight w:val="cyan"/>
        </w:rPr>
        <w:t>CPUE CV</w:t>
      </w:r>
      <w:r w:rsidRPr="00123C6F">
        <w:rPr>
          <w:highlight w:val="cyan"/>
        </w:rPr>
        <w:t xml:space="preserve"> and ii) area-weighting factor</w:t>
      </w:r>
      <w:r w:rsidR="00123C6F">
        <w:t xml:space="preserve"> </w:t>
      </w:r>
    </w:p>
    <w:p w14:paraId="0D15C440" w14:textId="4B893518" w:rsidR="00D6464F" w:rsidRDefault="00D6464F" w:rsidP="00D6464F">
      <w:r>
        <w:tab/>
        <w:t xml:space="preserve">-discuss whether </w:t>
      </w:r>
      <w:r w:rsidR="002E2753">
        <w:t xml:space="preserve">OM conclusions based on </w:t>
      </w:r>
      <w:r>
        <w:t>stock status results conclusions</w:t>
      </w:r>
      <w:r w:rsidR="002E2753">
        <w:t xml:space="preserve"> are </w:t>
      </w:r>
      <w:r w:rsidR="00AF6760">
        <w:t xml:space="preserve">qualitatively </w:t>
      </w:r>
      <w:r w:rsidR="002E2753">
        <w:t>similar to those based on MP performance</w:t>
      </w:r>
    </w:p>
    <w:p w14:paraId="17169090" w14:textId="77777777" w:rsidR="00D6464F" w:rsidRDefault="005C2219" w:rsidP="00D6464F">
      <w:r>
        <w:t>4</w:t>
      </w:r>
      <w:r w:rsidR="00D6464F">
        <w:t xml:space="preserve">) </w:t>
      </w:r>
      <w:r w:rsidR="00D6464F" w:rsidRPr="00F77026">
        <w:rPr>
          <w:highlight w:val="cyan"/>
        </w:rPr>
        <w:t xml:space="preserve">Conduct all </w:t>
      </w:r>
      <w:r w:rsidR="00D5120F">
        <w:rPr>
          <w:highlight w:val="cyan"/>
        </w:rPr>
        <w:t xml:space="preserve">3 </w:t>
      </w:r>
      <w:r w:rsidR="00D6464F" w:rsidRPr="00F77026">
        <w:rPr>
          <w:highlight w:val="cyan"/>
        </w:rPr>
        <w:t>TCMP</w:t>
      </w:r>
      <w:r w:rsidR="00D5120F">
        <w:rPr>
          <w:highlight w:val="cyan"/>
        </w:rPr>
        <w:t xml:space="preserve"> </w:t>
      </w:r>
      <w:r w:rsidR="00D6464F" w:rsidRPr="00F77026">
        <w:rPr>
          <w:highlight w:val="cyan"/>
        </w:rPr>
        <w:t>requested tunings for gridB19.4</w:t>
      </w:r>
    </w:p>
    <w:p w14:paraId="57B49876" w14:textId="77777777" w:rsidR="00F77026" w:rsidRDefault="00F77026" w:rsidP="00D6464F">
      <w:r>
        <w:tab/>
        <w:t>-add additional tuning if current space is not adequate</w:t>
      </w:r>
    </w:p>
    <w:p w14:paraId="4649D0E4" w14:textId="77777777" w:rsidR="004F6F57" w:rsidRDefault="005C2219" w:rsidP="004F6F57">
      <w:r>
        <w:t>5</w:t>
      </w:r>
      <w:r w:rsidR="004F6F57">
        <w:t xml:space="preserve">) </w:t>
      </w:r>
      <w:proofErr w:type="gramStart"/>
      <w:r w:rsidR="004F6F57" w:rsidRPr="00F77026">
        <w:rPr>
          <w:highlight w:val="cyan"/>
        </w:rPr>
        <w:t>projection</w:t>
      </w:r>
      <w:proofErr w:type="gramEnd"/>
      <w:r w:rsidR="004F6F57" w:rsidRPr="00F77026">
        <w:rPr>
          <w:highlight w:val="cyan"/>
        </w:rPr>
        <w:t xml:space="preserve"> robustness tests</w:t>
      </w:r>
    </w:p>
    <w:p w14:paraId="06240569" w14:textId="0D9717D5" w:rsidR="00560934" w:rsidRPr="00AF6760" w:rsidRDefault="00560934" w:rsidP="004F6F57">
      <w:pPr>
        <w:rPr>
          <w:highlight w:val="cyan"/>
        </w:rPr>
      </w:pPr>
      <w:r>
        <w:tab/>
      </w:r>
      <w:r w:rsidRPr="00AF6760">
        <w:rPr>
          <w:highlight w:val="cyan"/>
        </w:rPr>
        <w:t>-to the WPTT list, add:</w:t>
      </w:r>
    </w:p>
    <w:p w14:paraId="5D9DCCC4" w14:textId="77777777" w:rsidR="009D5BB1" w:rsidRDefault="009D5BB1" w:rsidP="00AF6760">
      <w:pPr>
        <w:rPr>
          <w:highlight w:val="cyan"/>
        </w:rPr>
      </w:pPr>
    </w:p>
    <w:p w14:paraId="09C57351" w14:textId="76E5A46B" w:rsidR="009D5BB1" w:rsidRDefault="009D5BB1" w:rsidP="00AF6760">
      <w:pPr>
        <w:rPr>
          <w:highlight w:val="cyan"/>
        </w:rPr>
      </w:pPr>
      <w:r>
        <w:rPr>
          <w:highlight w:val="cyan"/>
        </w:rPr>
        <w:t>...low priority</w:t>
      </w:r>
    </w:p>
    <w:p w14:paraId="0EA63CEB" w14:textId="77777777" w:rsidR="00AF6760" w:rsidRPr="00AF6760" w:rsidRDefault="00AF6760" w:rsidP="00AF6760">
      <w:pPr>
        <w:rPr>
          <w:highlight w:val="cyan"/>
        </w:rPr>
      </w:pPr>
      <w:r w:rsidRPr="00AF6760">
        <w:rPr>
          <w:highlight w:val="cyan"/>
        </w:rPr>
        <w:tab/>
        <w:t xml:space="preserve">-alternate low CPUE CV (e.g. 0.02) to show how much </w:t>
      </w:r>
      <w:proofErr w:type="spellStart"/>
      <w:r w:rsidRPr="00AF6760">
        <w:rPr>
          <w:highlight w:val="cyan"/>
        </w:rPr>
        <w:t>informaiton</w:t>
      </w:r>
      <w:proofErr w:type="spellEnd"/>
      <w:r w:rsidRPr="00AF6760">
        <w:rPr>
          <w:highlight w:val="cyan"/>
        </w:rPr>
        <w:t xml:space="preserve"> content affect behaviour</w:t>
      </w:r>
    </w:p>
    <w:p w14:paraId="1A7BBC78" w14:textId="621C8421" w:rsidR="00AF6760" w:rsidRDefault="00AF6760" w:rsidP="00AF6760">
      <w:r w:rsidRPr="00AF6760">
        <w:rPr>
          <w:highlight w:val="cyan"/>
        </w:rPr>
        <w:tab/>
        <w:t>-alternate low rec CV (e.g. 0.1*current) to show how much recruitment variability affects MP behaviour</w:t>
      </w:r>
    </w:p>
    <w:p w14:paraId="2213FABB" w14:textId="77777777" w:rsidR="00AF6760" w:rsidRDefault="00AF6760" w:rsidP="004F6F57"/>
    <w:p w14:paraId="18DF957E" w14:textId="77777777" w:rsidR="00562C06" w:rsidRDefault="00562C06" w:rsidP="004F6F57">
      <w:r>
        <w:t>7) FAO Logo request and acknowledgements</w:t>
      </w:r>
    </w:p>
    <w:p w14:paraId="10F3754C" w14:textId="5ECAC9C4" w:rsidR="0080534C" w:rsidRDefault="0080534C" w:rsidP="004F6F57">
      <w:r>
        <w:t xml:space="preserve">For purposes of YFT grid: </w:t>
      </w:r>
    </w:p>
    <w:p w14:paraId="590C8FA9" w14:textId="7498F2C9" w:rsidR="0080534C" w:rsidRDefault="0080534C" w:rsidP="0080534C">
      <w:proofErr w:type="gramStart"/>
      <w:r>
        <w:t>SD(</w:t>
      </w:r>
      <w:proofErr w:type="gramEnd"/>
      <w:r>
        <w:t xml:space="preserve">log(BET MSY gridB19.5)) = </w:t>
      </w:r>
      <w:r w:rsidR="008A4A31">
        <w:t>.331</w:t>
      </w:r>
      <w:r>
        <w:t xml:space="preserve"> </w:t>
      </w:r>
    </w:p>
    <w:p w14:paraId="51F02328" w14:textId="2AA709BF" w:rsidR="0080534C" w:rsidRDefault="0080534C" w:rsidP="0080534C">
      <w:proofErr w:type="gramStart"/>
      <w:r>
        <w:t>SD(</w:t>
      </w:r>
      <w:proofErr w:type="gramEnd"/>
      <w:r>
        <w:t xml:space="preserve">log(BET B/BMSY gridB19.5)) =  </w:t>
      </w:r>
      <w:r w:rsidR="008A4A31">
        <w:t>0.290</w:t>
      </w:r>
    </w:p>
    <w:p w14:paraId="6B20F4AD" w14:textId="6A579325" w:rsidR="0080534C" w:rsidRDefault="0080534C" w:rsidP="0080534C">
      <w:proofErr w:type="spellStart"/>
      <w:r>
        <w:t>Corr</w:t>
      </w:r>
      <w:proofErr w:type="spellEnd"/>
      <w:r>
        <w:t xml:space="preserve"> = 0.79</w:t>
      </w:r>
    </w:p>
    <w:p w14:paraId="6DBE12EE" w14:textId="77777777" w:rsidR="00D6464F" w:rsidRDefault="00D6464F" w:rsidP="004F6F57"/>
    <w:p w14:paraId="2FE92D2C" w14:textId="77777777" w:rsidR="00D6464F" w:rsidRDefault="00D6464F" w:rsidP="004F6F57"/>
    <w:p w14:paraId="1F76BC71" w14:textId="77777777" w:rsidR="004F6F57" w:rsidRDefault="004F6F57"/>
    <w:p w14:paraId="2927EB28" w14:textId="77777777" w:rsidR="00A442D8" w:rsidRDefault="00D84C3A" w:rsidP="00102FEA">
      <w:pPr>
        <w:pStyle w:val="Heading1"/>
      </w:pPr>
      <w:r>
        <w:t>Summary</w:t>
      </w:r>
    </w:p>
    <w:p w14:paraId="7B752888" w14:textId="6195EC1D" w:rsidR="00A442D8" w:rsidRDefault="00A442D8">
      <w:r w:rsidRPr="00A442D8">
        <w:t xml:space="preserve">The working paper </w:t>
      </w:r>
      <w:r>
        <w:t>describes developments on the IOTC bigeye operating model since the 2018 WPTT and WPM. Key points include:</w:t>
      </w:r>
    </w:p>
    <w:p w14:paraId="698C4557" w14:textId="77D5A465" w:rsidR="00BC1F3F" w:rsidRDefault="006B4CBD" w:rsidP="00A442D8">
      <w:pPr>
        <w:pStyle w:val="ListParagraph"/>
        <w:numPr>
          <w:ilvl w:val="0"/>
          <w:numId w:val="3"/>
        </w:numPr>
      </w:pPr>
      <w:r>
        <w:t xml:space="preserve">Most </w:t>
      </w:r>
      <w:r w:rsidR="00BC1F3F">
        <w:t xml:space="preserve">of the OM ensembles discussed in this report include one or more problems that are expected to be trivial for the purpose of MP evaluation and selection. These problems should all be easy to address before the 2019 TCMP, </w:t>
      </w:r>
      <w:r w:rsidR="00413998">
        <w:t xml:space="preserve">if an approach can be agreed </w:t>
      </w:r>
      <w:r w:rsidR="00BC1F3F">
        <w:t>by the MSE task force. The problems relate to:</w:t>
      </w:r>
    </w:p>
    <w:p w14:paraId="389499AF" w14:textId="4CDB113C" w:rsidR="00BC1F3F" w:rsidRDefault="0079526E" w:rsidP="00BC1F3F">
      <w:pPr>
        <w:pStyle w:val="ListParagraph"/>
        <w:numPr>
          <w:ilvl w:val="1"/>
          <w:numId w:val="3"/>
        </w:numPr>
      </w:pPr>
      <w:r>
        <w:t>A</w:t>
      </w:r>
      <w:r w:rsidR="00BC1F3F">
        <w:t xml:space="preserve">n error in the </w:t>
      </w:r>
      <w:r>
        <w:t xml:space="preserve">interpretation </w:t>
      </w:r>
      <w:r w:rsidR="00BC1F3F">
        <w:t>of regional scaling factors for CPUE indices (</w:t>
      </w:r>
      <w:r w:rsidR="00413998">
        <w:t xml:space="preserve">a partial rerun </w:t>
      </w:r>
      <w:r w:rsidR="00BC1F3F">
        <w:t>suggests that this has a negligible effect</w:t>
      </w:r>
      <w:r>
        <w:t xml:space="preserve">, but there was not time to repeat all </w:t>
      </w:r>
      <w:r w:rsidR="006B4CBD">
        <w:t>OM conditioning</w:t>
      </w:r>
      <w:r w:rsidR="00BC1F3F">
        <w:t>)</w:t>
      </w:r>
      <w:r>
        <w:t>.</w:t>
      </w:r>
    </w:p>
    <w:p w14:paraId="78DF6E92" w14:textId="0B30F953" w:rsidR="0079526E" w:rsidRDefault="0079526E" w:rsidP="00BC1F3F">
      <w:pPr>
        <w:pStyle w:val="ListParagraph"/>
        <w:numPr>
          <w:ilvl w:val="1"/>
          <w:numId w:val="3"/>
        </w:numPr>
      </w:pPr>
      <w:r>
        <w:t xml:space="preserve">Minimization sensitivity to initial parameter values. The approach </w:t>
      </w:r>
      <w:r w:rsidR="00413998">
        <w:t xml:space="preserve">discussed below </w:t>
      </w:r>
      <w:r>
        <w:t xml:space="preserve">suggests that this should not </w:t>
      </w:r>
      <w:r w:rsidR="00413998">
        <w:t xml:space="preserve">cause </w:t>
      </w:r>
      <w:r>
        <w:t>a real problem for an OM ensemble (but remains a concern if management advice is based on a single or small number of models).</w:t>
      </w:r>
    </w:p>
    <w:p w14:paraId="21049E72" w14:textId="0D4B214E" w:rsidR="0079526E" w:rsidRDefault="0079526E" w:rsidP="00413998">
      <w:pPr>
        <w:pStyle w:val="ListParagraph"/>
        <w:numPr>
          <w:ilvl w:val="1"/>
          <w:numId w:val="3"/>
        </w:numPr>
      </w:pPr>
      <w:r>
        <w:t xml:space="preserve">Parameters on bounds - there are instances in which the parameter bounds inherited from the assessment seem to preclude perfectly reasonable selectivity functions. Relaxing the bounds </w:t>
      </w:r>
      <w:r w:rsidR="00413998">
        <w:t xml:space="preserve">(and priors) </w:t>
      </w:r>
      <w:r>
        <w:t xml:space="preserve">can </w:t>
      </w:r>
      <w:r w:rsidR="00413998">
        <w:t>easily resolve the problem in some cases, but may allow implausible selectivity functions in other cases. The initial fishing mortality bound is also a problem in some cases.</w:t>
      </w:r>
    </w:p>
    <w:p w14:paraId="6A89C7A9" w14:textId="44381A37" w:rsidR="006B4CBD" w:rsidRDefault="006B4CBD" w:rsidP="006B4CBD">
      <w:pPr>
        <w:pStyle w:val="ListParagraph"/>
        <w:numPr>
          <w:ilvl w:val="0"/>
          <w:numId w:val="3"/>
        </w:numPr>
      </w:pPr>
      <w:r>
        <w:t xml:space="preserve">It was not possible to produce an alternative BET growth curve that sensibly merged the western Indian Ocean tag growth increment data with the eastern Indian Ocean otolith data using the existing statistical approaches (i.e. the data are too incompatible). An alternative ad hoc growth curve was produced by combining the two growth curves with a high weighing on the Western curve for younger ages and a high weighting on the Eastern curve for older ages. When combined with the higher CL sample size assumption and low M, the ad hoc growth curve was associated with implausible population dynamics (poor fit to early CPUE combined with dubiously high initial depletion). This suggests that growth uncertainty may well be important, but we omitted this </w:t>
      </w:r>
      <w:r w:rsidR="00396D50">
        <w:t xml:space="preserve">scenario </w:t>
      </w:r>
      <w:r>
        <w:t xml:space="preserve">from the reference case </w:t>
      </w:r>
      <w:r w:rsidR="00396D50">
        <w:t xml:space="preserve">at this time </w:t>
      </w:r>
      <w:r>
        <w:t xml:space="preserve">because it is not really </w:t>
      </w:r>
      <w:r w:rsidR="00396D50">
        <w:t xml:space="preserve">a defensible scenario </w:t>
      </w:r>
      <w:r>
        <w:t>given the available data.</w:t>
      </w:r>
    </w:p>
    <w:p w14:paraId="3E936F1E" w14:textId="010943C7" w:rsidR="00413998" w:rsidRDefault="00413998" w:rsidP="00413998">
      <w:pPr>
        <w:pStyle w:val="ListParagraph"/>
        <w:numPr>
          <w:ilvl w:val="0"/>
          <w:numId w:val="3"/>
        </w:numPr>
      </w:pPr>
      <w:r>
        <w:t xml:space="preserve">Additional attention was given to the issue of numerical stability and model convergence in 2019. Instead of simply rejecting models that failed to meet the gradient-based convergence criterion, the minimization was automatically repeated from jittered initial parameter values, until convergence (maximum absolute gradient &lt; 0.01) was achieved (or a maximum number of failures was reached).  All </w:t>
      </w:r>
      <w:r w:rsidR="00505B1B">
        <w:t xml:space="preserve">configurations </w:t>
      </w:r>
      <w:r>
        <w:t xml:space="preserve">were able to meet this criteria. </w:t>
      </w:r>
    </w:p>
    <w:p w14:paraId="391AA119" w14:textId="413D63CC" w:rsidR="00413998" w:rsidRPr="00EB2B75" w:rsidRDefault="00413998" w:rsidP="00413998">
      <w:pPr>
        <w:pStyle w:val="ListParagraph"/>
        <w:numPr>
          <w:ilvl w:val="0"/>
          <w:numId w:val="3"/>
        </w:numPr>
      </w:pPr>
      <w:r w:rsidRPr="00EB2B75">
        <w:t xml:space="preserve">The automated minimization was also used to replicate </w:t>
      </w:r>
      <w:r w:rsidR="00505B1B" w:rsidRPr="00EB2B75">
        <w:t xml:space="preserve">(3 times) </w:t>
      </w:r>
      <w:r w:rsidRPr="00EB2B75">
        <w:t xml:space="preserve">convergence to examine </w:t>
      </w:r>
      <w:r w:rsidR="00505B1B">
        <w:t xml:space="preserve">minimization </w:t>
      </w:r>
      <w:r w:rsidRPr="00EB2B75">
        <w:t xml:space="preserve">sensitivity to the in initial conditions.  The objective function values at the minimum varied by a mean of </w:t>
      </w:r>
      <w:r>
        <w:t xml:space="preserve">~20 </w:t>
      </w:r>
      <w:r w:rsidRPr="00EB2B75">
        <w:t>likelihood units</w:t>
      </w:r>
      <w:r w:rsidR="00505B1B">
        <w:t xml:space="preserve"> (with a few values over 200)</w:t>
      </w:r>
      <w:r w:rsidRPr="00EB2B75">
        <w:t xml:space="preserve">. </w:t>
      </w:r>
      <w:r>
        <w:t>However, the s</w:t>
      </w:r>
      <w:r w:rsidRPr="00EB2B75">
        <w:t>tock status (MSY and B/BMSY)</w:t>
      </w:r>
      <w:r>
        <w:t xml:space="preserve"> CV </w:t>
      </w:r>
      <w:r w:rsidR="00505B1B">
        <w:t xml:space="preserve">within a model </w:t>
      </w:r>
      <w:r>
        <w:t>was an order of magnitude smaller than the stock status variability among models</w:t>
      </w:r>
      <w:r w:rsidR="006B4CBD">
        <w:t xml:space="preserve"> (based on the best convergence)</w:t>
      </w:r>
      <w:r w:rsidRPr="00EB2B75">
        <w:t xml:space="preserve">. There was no evidence that a better likelihood was associated with a lower gradient among those </w:t>
      </w:r>
      <w:r w:rsidRPr="00EB2B75">
        <w:lastRenderedPageBreak/>
        <w:t xml:space="preserve">models </w:t>
      </w:r>
      <w:r w:rsidR="00505B1B">
        <w:t xml:space="preserve">that </w:t>
      </w:r>
      <w:r w:rsidRPr="00EB2B75">
        <w:t>reach</w:t>
      </w:r>
      <w:r w:rsidR="00505B1B">
        <w:t xml:space="preserve">ed </w:t>
      </w:r>
      <w:r w:rsidRPr="00EB2B75">
        <w:t xml:space="preserve">the </w:t>
      </w:r>
      <w:r w:rsidR="00505B1B">
        <w:t xml:space="preserve">gradient </w:t>
      </w:r>
      <w:r w:rsidRPr="00EB2B75">
        <w:t>threshold.</w:t>
      </w:r>
      <w:r w:rsidR="00505B1B">
        <w:t xml:space="preserve"> </w:t>
      </w:r>
      <w:r w:rsidR="00505B1B" w:rsidRPr="00EB2B75">
        <w:t xml:space="preserve">Only the lowest objective function </w:t>
      </w:r>
      <w:r w:rsidR="006B4CBD">
        <w:t>model</w:t>
      </w:r>
      <w:r w:rsidR="00505B1B" w:rsidRPr="00EB2B75">
        <w:t xml:space="preserve"> was retained for the OM</w:t>
      </w:r>
      <w:r w:rsidR="006B4CBD">
        <w:t>s</w:t>
      </w:r>
      <w:r w:rsidR="00505B1B" w:rsidRPr="00EB2B75">
        <w:t>.</w:t>
      </w:r>
    </w:p>
    <w:p w14:paraId="58A0E2CA" w14:textId="6B2A50D0" w:rsidR="0074228A" w:rsidRPr="00396D50" w:rsidRDefault="00C86176" w:rsidP="00A442D8">
      <w:pPr>
        <w:pStyle w:val="ListParagraph"/>
        <w:numPr>
          <w:ilvl w:val="0"/>
          <w:numId w:val="3"/>
        </w:numPr>
        <w:rPr>
          <w:highlight w:val="yellow"/>
        </w:rPr>
      </w:pPr>
      <w:r w:rsidRPr="00396D50">
        <w:rPr>
          <w:highlight w:val="yellow"/>
        </w:rPr>
        <w:t>A fractional factorial design was used to evaluate a</w:t>
      </w:r>
      <w:r w:rsidR="00413998" w:rsidRPr="00396D50">
        <w:rPr>
          <w:highlight w:val="yellow"/>
        </w:rPr>
        <w:t xml:space="preserve">n initial </w:t>
      </w:r>
      <w:r w:rsidRPr="00396D50">
        <w:rPr>
          <w:highlight w:val="yellow"/>
        </w:rPr>
        <w:t>grid with 9 sets of interacting assumptions</w:t>
      </w:r>
      <w:r w:rsidR="00413998" w:rsidRPr="00396D50">
        <w:rPr>
          <w:highlight w:val="yellow"/>
        </w:rPr>
        <w:t xml:space="preserve"> (each with 2 levels)</w:t>
      </w:r>
      <w:r w:rsidRPr="00396D50">
        <w:rPr>
          <w:highlight w:val="yellow"/>
        </w:rPr>
        <w:t>. The partially-confounded design used 1</w:t>
      </w:r>
      <w:r w:rsidR="00EB2B75" w:rsidRPr="00396D50">
        <w:rPr>
          <w:highlight w:val="yellow"/>
        </w:rPr>
        <w:t>28</w:t>
      </w:r>
      <w:r w:rsidRPr="00396D50">
        <w:rPr>
          <w:highlight w:val="yellow"/>
        </w:rPr>
        <w:t xml:space="preserve"> models</w:t>
      </w:r>
      <w:r w:rsidR="00505B1B" w:rsidRPr="00396D50">
        <w:rPr>
          <w:highlight w:val="yellow"/>
        </w:rPr>
        <w:t xml:space="preserve"> and was designed to allow estimation of all main effects and 2 way interactions.  T</w:t>
      </w:r>
      <w:r w:rsidRPr="00396D50">
        <w:rPr>
          <w:highlight w:val="yellow"/>
        </w:rPr>
        <w:t xml:space="preserve">he </w:t>
      </w:r>
      <w:r w:rsidR="006B4CBD" w:rsidRPr="00396D50">
        <w:rPr>
          <w:highlight w:val="yellow"/>
        </w:rPr>
        <w:t xml:space="preserve">corresponding </w:t>
      </w:r>
      <w:r w:rsidR="004D7210" w:rsidRPr="00396D50">
        <w:rPr>
          <w:highlight w:val="yellow"/>
        </w:rPr>
        <w:t xml:space="preserve">full factorial would have required </w:t>
      </w:r>
      <w:r w:rsidR="00EB2B75" w:rsidRPr="00396D50">
        <w:rPr>
          <w:highlight w:val="yellow"/>
        </w:rPr>
        <w:t>512</w:t>
      </w:r>
      <w:r w:rsidR="004D7210" w:rsidRPr="00396D50">
        <w:rPr>
          <w:highlight w:val="yellow"/>
        </w:rPr>
        <w:t xml:space="preserve"> models. </w:t>
      </w:r>
      <w:r w:rsidRPr="00396D50">
        <w:rPr>
          <w:highlight w:val="yellow"/>
        </w:rPr>
        <w:t xml:space="preserve"> </w:t>
      </w:r>
      <w:r w:rsidR="004D7210" w:rsidRPr="00396D50">
        <w:rPr>
          <w:highlight w:val="yellow"/>
        </w:rPr>
        <w:t>The f</w:t>
      </w:r>
      <w:r w:rsidR="00102FEA" w:rsidRPr="00396D50">
        <w:rPr>
          <w:highlight w:val="yellow"/>
        </w:rPr>
        <w:t>r</w:t>
      </w:r>
      <w:r w:rsidR="004D7210" w:rsidRPr="00396D50">
        <w:rPr>
          <w:highlight w:val="yellow"/>
        </w:rPr>
        <w:t>actional design is balanced in that each level of a given assumption is represented an equal number of times</w:t>
      </w:r>
      <w:r w:rsidR="00505B1B" w:rsidRPr="00396D50">
        <w:rPr>
          <w:highlight w:val="yellow"/>
        </w:rPr>
        <w:t>. Three</w:t>
      </w:r>
      <w:r w:rsidR="00EB2B75" w:rsidRPr="00396D50">
        <w:rPr>
          <w:highlight w:val="yellow"/>
        </w:rPr>
        <w:t xml:space="preserve"> level options were reduced to the highest and lowest at this stage</w:t>
      </w:r>
      <w:r w:rsidR="0074228A" w:rsidRPr="00396D50">
        <w:rPr>
          <w:highlight w:val="yellow"/>
        </w:rPr>
        <w:t>.</w:t>
      </w:r>
      <w:r w:rsidR="003D5D35" w:rsidRPr="00396D50">
        <w:rPr>
          <w:highlight w:val="yellow"/>
        </w:rPr>
        <w:t xml:space="preserve">  Th</w:t>
      </w:r>
      <w:r w:rsidR="00EB2B75" w:rsidRPr="00396D50">
        <w:rPr>
          <w:highlight w:val="yellow"/>
        </w:rPr>
        <w:t>e intent of th</w:t>
      </w:r>
      <w:r w:rsidR="003D5D35" w:rsidRPr="00396D50">
        <w:rPr>
          <w:highlight w:val="yellow"/>
        </w:rPr>
        <w:t xml:space="preserve">is grid was to </w:t>
      </w:r>
      <w:r w:rsidR="00413998" w:rsidRPr="00396D50">
        <w:rPr>
          <w:highlight w:val="yellow"/>
        </w:rPr>
        <w:t xml:space="preserve">prioritize factors </w:t>
      </w:r>
      <w:r w:rsidR="00EB2B75" w:rsidRPr="00396D50">
        <w:rPr>
          <w:highlight w:val="yellow"/>
        </w:rPr>
        <w:t>and reduce the dimensionality for the reference case OM</w:t>
      </w:r>
      <w:r w:rsidR="003D5D35" w:rsidRPr="00396D50">
        <w:rPr>
          <w:highlight w:val="yellow"/>
        </w:rPr>
        <w:t>.</w:t>
      </w:r>
    </w:p>
    <w:p w14:paraId="00043C7C" w14:textId="5EB3CED4" w:rsidR="00C86176" w:rsidRPr="00396D50" w:rsidRDefault="006B4CBD" w:rsidP="00A442D8">
      <w:pPr>
        <w:pStyle w:val="ListParagraph"/>
        <w:numPr>
          <w:ilvl w:val="0"/>
          <w:numId w:val="3"/>
        </w:numPr>
        <w:rPr>
          <w:highlight w:val="yellow"/>
        </w:rPr>
      </w:pPr>
      <w:r w:rsidRPr="00396D50">
        <w:rPr>
          <w:highlight w:val="yellow"/>
        </w:rPr>
        <w:t>T</w:t>
      </w:r>
      <w:r w:rsidR="00825637" w:rsidRPr="00396D50">
        <w:rPr>
          <w:highlight w:val="yellow"/>
        </w:rPr>
        <w:t>he stock status estimates a</w:t>
      </w:r>
      <w:r w:rsidR="00635BC9" w:rsidRPr="00396D50">
        <w:rPr>
          <w:highlight w:val="yellow"/>
        </w:rPr>
        <w:t xml:space="preserve">ppear to be sensitive to </w:t>
      </w:r>
      <w:r w:rsidR="005B4482" w:rsidRPr="00396D50">
        <w:rPr>
          <w:highlight w:val="yellow"/>
        </w:rPr>
        <w:t>steepness, M, catchability trend</w:t>
      </w:r>
      <w:r w:rsidR="00635BC9" w:rsidRPr="00396D50">
        <w:rPr>
          <w:highlight w:val="yellow"/>
        </w:rPr>
        <w:t xml:space="preserve">, </w:t>
      </w:r>
      <w:r w:rsidR="005B4482" w:rsidRPr="00396D50">
        <w:rPr>
          <w:highlight w:val="yellow"/>
        </w:rPr>
        <w:t>inclusion of the tagging data</w:t>
      </w:r>
      <w:r w:rsidR="00635BC9" w:rsidRPr="00396D50">
        <w:rPr>
          <w:highlight w:val="yellow"/>
        </w:rPr>
        <w:t>, CPUE standardization method and CL sample size assumptions</w:t>
      </w:r>
      <w:r w:rsidR="005B4482" w:rsidRPr="00396D50">
        <w:rPr>
          <w:highlight w:val="yellow"/>
        </w:rPr>
        <w:t xml:space="preserve">. The </w:t>
      </w:r>
      <w:r w:rsidR="00505B1B" w:rsidRPr="00396D50">
        <w:rPr>
          <w:highlight w:val="yellow"/>
        </w:rPr>
        <w:t xml:space="preserve">stock status </w:t>
      </w:r>
      <w:r w:rsidR="005B4482" w:rsidRPr="00396D50">
        <w:rPr>
          <w:highlight w:val="yellow"/>
        </w:rPr>
        <w:t xml:space="preserve">estimates </w:t>
      </w:r>
      <w:r w:rsidR="00635BC9" w:rsidRPr="00396D50">
        <w:rPr>
          <w:highlight w:val="yellow"/>
        </w:rPr>
        <w:t xml:space="preserve">appear to be </w:t>
      </w:r>
      <w:r w:rsidR="00505B1B" w:rsidRPr="00396D50">
        <w:rPr>
          <w:highlight w:val="yellow"/>
        </w:rPr>
        <w:t xml:space="preserve">least </w:t>
      </w:r>
      <w:r w:rsidR="00635BC9" w:rsidRPr="00396D50">
        <w:rPr>
          <w:highlight w:val="yellow"/>
        </w:rPr>
        <w:t xml:space="preserve">sensitive to the </w:t>
      </w:r>
      <w:r w:rsidR="005B4482" w:rsidRPr="00396D50">
        <w:rPr>
          <w:highlight w:val="yellow"/>
        </w:rPr>
        <w:t xml:space="preserve">CPUE </w:t>
      </w:r>
      <w:r w:rsidR="00635BC9" w:rsidRPr="00396D50">
        <w:rPr>
          <w:highlight w:val="yellow"/>
        </w:rPr>
        <w:t xml:space="preserve">CV assumptions </w:t>
      </w:r>
      <w:r w:rsidR="00505B1B" w:rsidRPr="00396D50">
        <w:rPr>
          <w:highlight w:val="yellow"/>
        </w:rPr>
        <w:t xml:space="preserve">and </w:t>
      </w:r>
      <w:r w:rsidR="00635BC9" w:rsidRPr="00396D50">
        <w:rPr>
          <w:highlight w:val="yellow"/>
        </w:rPr>
        <w:t xml:space="preserve">the </w:t>
      </w:r>
      <w:r w:rsidR="00505B1B" w:rsidRPr="00396D50">
        <w:rPr>
          <w:highlight w:val="yellow"/>
        </w:rPr>
        <w:t xml:space="preserve">CPUE regional scaling </w:t>
      </w:r>
      <w:r w:rsidR="00635BC9" w:rsidRPr="00396D50">
        <w:rPr>
          <w:highlight w:val="yellow"/>
        </w:rPr>
        <w:t>factor</w:t>
      </w:r>
      <w:r w:rsidRPr="00396D50">
        <w:rPr>
          <w:highlight w:val="yellow"/>
        </w:rPr>
        <w:t>s</w:t>
      </w:r>
      <w:r w:rsidR="00635BC9" w:rsidRPr="00396D50">
        <w:rPr>
          <w:highlight w:val="yellow"/>
        </w:rPr>
        <w:t xml:space="preserve">.  </w:t>
      </w:r>
    </w:p>
    <w:p w14:paraId="53DD602C" w14:textId="0B7998E5" w:rsidR="00635BC9" w:rsidRPr="00396D50" w:rsidRDefault="00635BC9" w:rsidP="00A442D8">
      <w:pPr>
        <w:pStyle w:val="ListParagraph"/>
        <w:numPr>
          <w:ilvl w:val="0"/>
          <w:numId w:val="3"/>
        </w:numPr>
        <w:rPr>
          <w:highlight w:val="yellow"/>
        </w:rPr>
      </w:pPr>
      <w:r w:rsidRPr="00396D50">
        <w:rPr>
          <w:highlight w:val="yellow"/>
        </w:rPr>
        <w:t xml:space="preserve">OMgridB19.4 is a 288 model ensemble proposed as the reference case OM for the </w:t>
      </w:r>
      <w:r w:rsidR="00C04B5D" w:rsidRPr="00396D50">
        <w:rPr>
          <w:highlight w:val="yellow"/>
        </w:rPr>
        <w:t xml:space="preserve">2019 </w:t>
      </w:r>
      <w:r w:rsidRPr="00396D50">
        <w:rPr>
          <w:highlight w:val="yellow"/>
        </w:rPr>
        <w:t>TCMP (</w:t>
      </w:r>
      <w:r w:rsidR="009722C3" w:rsidRPr="00396D50">
        <w:rPr>
          <w:highlight w:val="yellow"/>
        </w:rPr>
        <w:t>but subsequently found to contain an error in the application of the regional scaling factors</w:t>
      </w:r>
      <w:r w:rsidR="00C04B5D" w:rsidRPr="00396D50">
        <w:rPr>
          <w:highlight w:val="yellow"/>
        </w:rPr>
        <w:t>)</w:t>
      </w:r>
      <w:r w:rsidRPr="00396D50">
        <w:rPr>
          <w:highlight w:val="yellow"/>
        </w:rPr>
        <w:t xml:space="preserve">.  </w:t>
      </w:r>
      <w:r w:rsidR="009722C3" w:rsidRPr="00396D50">
        <w:rPr>
          <w:highlight w:val="yellow"/>
        </w:rPr>
        <w:t xml:space="preserve">Comparing the full factorial grid (288 model) with fractional grids, we note that: </w:t>
      </w:r>
    </w:p>
    <w:p w14:paraId="18D4C61C" w14:textId="07588D04" w:rsidR="0058332A" w:rsidRPr="00396D50" w:rsidRDefault="0058332A" w:rsidP="0058332A">
      <w:pPr>
        <w:pStyle w:val="ListParagraph"/>
        <w:numPr>
          <w:ilvl w:val="1"/>
          <w:numId w:val="3"/>
        </w:numPr>
        <w:rPr>
          <w:highlight w:val="yellow"/>
        </w:rPr>
      </w:pPr>
      <w:r w:rsidRPr="00396D50">
        <w:rPr>
          <w:highlight w:val="yellow"/>
        </w:rPr>
        <w:t xml:space="preserve">The fractional 144 model grid (with all </w:t>
      </w:r>
      <w:r w:rsidR="00D72390" w:rsidRPr="00396D50">
        <w:rPr>
          <w:highlight w:val="yellow"/>
        </w:rPr>
        <w:t xml:space="preserve">main effects and </w:t>
      </w:r>
      <w:r w:rsidRPr="00396D50">
        <w:rPr>
          <w:highlight w:val="yellow"/>
        </w:rPr>
        <w:t>two way interactions estimable) appears essentially identical in terms of both stock status estimates and MP evaluation outcomes.</w:t>
      </w:r>
    </w:p>
    <w:p w14:paraId="35C0EF86" w14:textId="6AD3F0C8" w:rsidR="0058332A" w:rsidRPr="00396D50" w:rsidRDefault="0058332A" w:rsidP="0058332A">
      <w:pPr>
        <w:pStyle w:val="ListParagraph"/>
        <w:numPr>
          <w:ilvl w:val="1"/>
          <w:numId w:val="3"/>
        </w:numPr>
        <w:rPr>
          <w:highlight w:val="yellow"/>
        </w:rPr>
      </w:pPr>
      <w:r w:rsidRPr="00396D50">
        <w:rPr>
          <w:highlight w:val="yellow"/>
        </w:rPr>
        <w:t xml:space="preserve">The fractional 72 model grid (with only main effects estimable for the 2-level factors) </w:t>
      </w:r>
      <w:r w:rsidR="00D72390" w:rsidRPr="00396D50">
        <w:rPr>
          <w:highlight w:val="yellow"/>
        </w:rPr>
        <w:t xml:space="preserve">resembles </w:t>
      </w:r>
      <w:r w:rsidRPr="00396D50">
        <w:rPr>
          <w:highlight w:val="yellow"/>
        </w:rPr>
        <w:t>the full grid</w:t>
      </w:r>
      <w:r w:rsidR="00D72390" w:rsidRPr="00396D50">
        <w:rPr>
          <w:highlight w:val="yellow"/>
        </w:rPr>
        <w:t xml:space="preserve"> </w:t>
      </w:r>
      <w:r w:rsidRPr="00396D50">
        <w:rPr>
          <w:highlight w:val="yellow"/>
        </w:rPr>
        <w:t xml:space="preserve">in terms of stock status estimates </w:t>
      </w:r>
      <w:r w:rsidR="00D72390" w:rsidRPr="00396D50">
        <w:rPr>
          <w:highlight w:val="yellow"/>
        </w:rPr>
        <w:t xml:space="preserve">except the distribution is </w:t>
      </w:r>
      <w:r w:rsidR="006B4CBD" w:rsidRPr="00396D50">
        <w:rPr>
          <w:highlight w:val="yellow"/>
        </w:rPr>
        <w:t xml:space="preserve">somewhat </w:t>
      </w:r>
      <w:proofErr w:type="spellStart"/>
      <w:r w:rsidR="00D72390" w:rsidRPr="00396D50">
        <w:rPr>
          <w:highlight w:val="yellow"/>
        </w:rPr>
        <w:t>polymodal</w:t>
      </w:r>
      <w:proofErr w:type="spellEnd"/>
      <w:r w:rsidR="00D72390" w:rsidRPr="00396D50">
        <w:rPr>
          <w:highlight w:val="yellow"/>
        </w:rPr>
        <w:t xml:space="preserve">.  The </w:t>
      </w:r>
      <w:r w:rsidRPr="00396D50">
        <w:rPr>
          <w:highlight w:val="yellow"/>
        </w:rPr>
        <w:t xml:space="preserve">MP evaluation </w:t>
      </w:r>
      <w:r w:rsidR="006C7BF8" w:rsidRPr="00396D50">
        <w:rPr>
          <w:highlight w:val="yellow"/>
        </w:rPr>
        <w:t xml:space="preserve">boxplots </w:t>
      </w:r>
      <w:r w:rsidR="00D72390" w:rsidRPr="00396D50">
        <w:rPr>
          <w:highlight w:val="yellow"/>
        </w:rPr>
        <w:t xml:space="preserve">are virtually indistinguishable from </w:t>
      </w:r>
      <w:r w:rsidR="006C7BF8" w:rsidRPr="00396D50">
        <w:rPr>
          <w:highlight w:val="yellow"/>
        </w:rPr>
        <w:t>the 288 model grid</w:t>
      </w:r>
      <w:r w:rsidRPr="00396D50">
        <w:rPr>
          <w:highlight w:val="yellow"/>
        </w:rPr>
        <w:t>.</w:t>
      </w:r>
    </w:p>
    <w:p w14:paraId="3D9101F1" w14:textId="571347F7" w:rsidR="004F5900" w:rsidRPr="00396D50" w:rsidRDefault="004F5900" w:rsidP="00A442D8">
      <w:pPr>
        <w:pStyle w:val="ListParagraph"/>
        <w:numPr>
          <w:ilvl w:val="0"/>
          <w:numId w:val="3"/>
        </w:numPr>
        <w:rPr>
          <w:highlight w:val="yellow"/>
        </w:rPr>
      </w:pPr>
      <w:r w:rsidRPr="00396D50">
        <w:rPr>
          <w:highlight w:val="yellow"/>
        </w:rPr>
        <w:t xml:space="preserve">A subset of MP evaluation results </w:t>
      </w:r>
      <w:r w:rsidR="000670BC" w:rsidRPr="00396D50">
        <w:rPr>
          <w:highlight w:val="yellow"/>
        </w:rPr>
        <w:t xml:space="preserve">for OMgrid19.4 </w:t>
      </w:r>
      <w:r w:rsidR="003D5D35" w:rsidRPr="00396D50">
        <w:rPr>
          <w:highlight w:val="yellow"/>
        </w:rPr>
        <w:t>are</w:t>
      </w:r>
      <w:r w:rsidRPr="00396D50">
        <w:rPr>
          <w:highlight w:val="yellow"/>
        </w:rPr>
        <w:t xml:space="preserve"> presented for discussion </w:t>
      </w:r>
      <w:r w:rsidR="003D5D35" w:rsidRPr="00396D50">
        <w:rPr>
          <w:highlight w:val="yellow"/>
        </w:rPr>
        <w:t xml:space="preserve">in relation to the </w:t>
      </w:r>
      <w:r w:rsidRPr="00396D50">
        <w:rPr>
          <w:highlight w:val="yellow"/>
        </w:rPr>
        <w:t>TCMP requirements.</w:t>
      </w:r>
    </w:p>
    <w:p w14:paraId="5F9BED93" w14:textId="7BF5F871" w:rsidR="001D76F5" w:rsidRPr="001D76F5" w:rsidRDefault="001D76F5" w:rsidP="00A442D8">
      <w:pPr>
        <w:pStyle w:val="ListParagraph"/>
        <w:numPr>
          <w:ilvl w:val="0"/>
          <w:numId w:val="3"/>
        </w:numPr>
        <w:rPr>
          <w:highlight w:val="yellow"/>
        </w:rPr>
      </w:pPr>
      <w:r w:rsidRPr="001D76F5">
        <w:rPr>
          <w:highlight w:val="yellow"/>
        </w:rPr>
        <w:t>Do we need to add another tuning objective?</w:t>
      </w:r>
    </w:p>
    <w:p w14:paraId="6BDF9C19" w14:textId="19BCB1CA" w:rsidR="003D5D35" w:rsidRDefault="005336FB" w:rsidP="000670BC">
      <w:r>
        <w:t>Summary points are presented for discussion and</w:t>
      </w:r>
      <w:r w:rsidR="008568C2">
        <w:t>/or</w:t>
      </w:r>
      <w:r>
        <w:t xml:space="preserve"> endorsement from the IOTC MSE task force. </w:t>
      </w:r>
    </w:p>
    <w:p w14:paraId="7C74558D" w14:textId="498F706D" w:rsidR="00D84C3A" w:rsidRDefault="00D84C3A" w:rsidP="005336FB">
      <w:r>
        <w:t xml:space="preserve">The issue of evaluating plausibility of models within a large grid remains unresolved. </w:t>
      </w:r>
      <w:r w:rsidR="0073400C">
        <w:t xml:space="preserve">We speculate that the current diagnostics and ad hoc inspection process should identify outlier behaviour in the gross system features that are likely to be relevant for MP evaluation, however, we expect that </w:t>
      </w:r>
      <w:r w:rsidR="00396D50">
        <w:t xml:space="preserve">undesirable characteristics might </w:t>
      </w:r>
      <w:r>
        <w:t xml:space="preserve">be evident in some models if they were explored in detail. </w:t>
      </w:r>
    </w:p>
    <w:p w14:paraId="160306C6" w14:textId="77777777" w:rsidR="00A442D8" w:rsidRDefault="00A442D8">
      <w:pPr>
        <w:rPr>
          <w:b/>
        </w:rPr>
      </w:pPr>
    </w:p>
    <w:p w14:paraId="0D2799D9" w14:textId="77777777" w:rsidR="00A442D8" w:rsidRDefault="00102FEA" w:rsidP="00102FEA">
      <w:pPr>
        <w:pStyle w:val="Heading1"/>
      </w:pPr>
      <w:r>
        <w:t>Introduction</w:t>
      </w:r>
    </w:p>
    <w:p w14:paraId="4345CAFC" w14:textId="77777777" w:rsidR="008568C2" w:rsidRDefault="008568C2" w:rsidP="008568C2"/>
    <w:p w14:paraId="67890561" w14:textId="77777777" w:rsidR="00A61447" w:rsidRDefault="00A61447" w:rsidP="008568C2"/>
    <w:p w14:paraId="0EA0404B" w14:textId="77777777" w:rsidR="00A61447" w:rsidRDefault="00A61447" w:rsidP="00A61447">
      <w:pPr>
        <w:pStyle w:val="Heading1"/>
      </w:pPr>
      <w:r>
        <w:t>OM ensembles examined in this iteration</w:t>
      </w:r>
    </w:p>
    <w:p w14:paraId="34CF3FDC" w14:textId="20B561B5" w:rsidR="00A61447" w:rsidRDefault="00A61447" w:rsidP="00A61447">
      <w:r>
        <w:fldChar w:fldCharType="begin"/>
      </w:r>
      <w:r>
        <w:instrText xml:space="preserve"> REF _Ref493773755 \h </w:instrText>
      </w:r>
      <w:r>
        <w:fldChar w:fldCharType="separate"/>
      </w:r>
      <w:r w:rsidR="009D1A57">
        <w:t xml:space="preserve">Table </w:t>
      </w:r>
      <w:r w:rsidR="009D1A57">
        <w:rPr>
          <w:noProof/>
        </w:rPr>
        <w:t>1</w:t>
      </w:r>
      <w:r>
        <w:fldChar w:fldCharType="end"/>
      </w:r>
      <w:r>
        <w:t xml:space="preserve"> lists the OM configurations and rationale. Grid factor details are provided in </w:t>
      </w:r>
      <w:r>
        <w:fldChar w:fldCharType="begin"/>
      </w:r>
      <w:r>
        <w:instrText xml:space="preserve"> REF _Ref493772171 \h </w:instrText>
      </w:r>
      <w:r>
        <w:fldChar w:fldCharType="separate"/>
      </w:r>
      <w:r w:rsidR="009D1A57">
        <w:t xml:space="preserve">Table </w:t>
      </w:r>
      <w:r w:rsidR="009D1A57">
        <w:rPr>
          <w:noProof/>
        </w:rPr>
        <w:t>2</w:t>
      </w:r>
      <w:r>
        <w:fldChar w:fldCharType="end"/>
      </w:r>
      <w:r>
        <w:t>, with elaboration of new options provided in the text below (other options are explained in earlier documents</w:t>
      </w:r>
      <w:r w:rsidR="009A4BC9">
        <w:t>)</w:t>
      </w:r>
      <w:r>
        <w:t>.</w:t>
      </w:r>
    </w:p>
    <w:p w14:paraId="0DD1A0C2" w14:textId="77777777" w:rsidR="00A61447" w:rsidRDefault="00A61447" w:rsidP="00A61447">
      <w:pPr>
        <w:pStyle w:val="Caption"/>
        <w:spacing w:after="240"/>
      </w:pPr>
      <w:bookmarkStart w:id="0" w:name="_Ref493773755"/>
      <w:r>
        <w:t xml:space="preserve">Table </w:t>
      </w:r>
      <w:r>
        <w:rPr>
          <w:noProof/>
        </w:rPr>
        <w:fldChar w:fldCharType="begin"/>
      </w:r>
      <w:r>
        <w:rPr>
          <w:noProof/>
        </w:rPr>
        <w:instrText xml:space="preserve"> SEQ Table \* ARABIC </w:instrText>
      </w:r>
      <w:r>
        <w:rPr>
          <w:noProof/>
        </w:rPr>
        <w:fldChar w:fldCharType="separate"/>
      </w:r>
      <w:r w:rsidR="009D1A57">
        <w:rPr>
          <w:noProof/>
        </w:rPr>
        <w:t>1</w:t>
      </w:r>
      <w:r>
        <w:rPr>
          <w:noProof/>
        </w:rPr>
        <w:fldChar w:fldCharType="end"/>
      </w:r>
      <w:bookmarkEnd w:id="0"/>
      <w:r>
        <w:t>. Operating Model definitions. The OMs are listed in the order discussed in the text, reflecting the sequence of development.</w:t>
      </w:r>
    </w:p>
    <w:tbl>
      <w:tblPr>
        <w:tblStyle w:val="TableCSIRO1"/>
        <w:tblW w:w="0" w:type="auto"/>
        <w:tblLook w:val="04A0" w:firstRow="1" w:lastRow="0" w:firstColumn="1" w:lastColumn="0" w:noHBand="0" w:noVBand="1"/>
      </w:tblPr>
      <w:tblGrid>
        <w:gridCol w:w="2652"/>
        <w:gridCol w:w="4768"/>
        <w:gridCol w:w="1493"/>
      </w:tblGrid>
      <w:tr w:rsidR="00A61447" w14:paraId="2062B761" w14:textId="77777777" w:rsidTr="007C5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7F7F7F" w:themeFill="text1" w:themeFillTint="80"/>
          </w:tcPr>
          <w:p w14:paraId="3E10F10B" w14:textId="77777777" w:rsidR="00A61447" w:rsidRDefault="00A61447" w:rsidP="00A61447">
            <w:pPr>
              <w:pStyle w:val="BodyText"/>
              <w:spacing w:after="240"/>
            </w:pPr>
            <w:r>
              <w:lastRenderedPageBreak/>
              <w:t xml:space="preserve">OM Ensemble </w:t>
            </w:r>
          </w:p>
        </w:tc>
        <w:tc>
          <w:tcPr>
            <w:tcW w:w="4768" w:type="dxa"/>
            <w:shd w:val="clear" w:color="auto" w:fill="7F7F7F" w:themeFill="text1" w:themeFillTint="80"/>
          </w:tcPr>
          <w:p w14:paraId="2AFC002D" w14:textId="77777777" w:rsidR="00A61447" w:rsidRDefault="00A61447" w:rsidP="00A61447">
            <w:pPr>
              <w:pStyle w:val="BodyText"/>
              <w:spacing w:after="240"/>
              <w:cnfStyle w:val="100000000000" w:firstRow="1" w:lastRow="0" w:firstColumn="0" w:lastColumn="0" w:oddVBand="0" w:evenVBand="0" w:oddHBand="0" w:evenHBand="0" w:firstRowFirstColumn="0" w:firstRowLastColumn="0" w:lastRowFirstColumn="0" w:lastRowLastColumn="0"/>
            </w:pPr>
            <w:r>
              <w:t xml:space="preserve">Rationale (factor abbreviations are defined in </w:t>
            </w:r>
            <w:r>
              <w:fldChar w:fldCharType="begin"/>
            </w:r>
            <w:r>
              <w:instrText xml:space="preserve"> REF _Ref493772171 \h </w:instrText>
            </w:r>
            <w:r>
              <w:fldChar w:fldCharType="separate"/>
            </w:r>
            <w:r w:rsidR="009D1A57">
              <w:t xml:space="preserve">Table </w:t>
            </w:r>
            <w:r w:rsidR="009D1A57">
              <w:rPr>
                <w:noProof/>
              </w:rPr>
              <w:t>2</w:t>
            </w:r>
            <w:r>
              <w:fldChar w:fldCharType="end"/>
            </w:r>
            <w:r>
              <w:t>)</w:t>
            </w:r>
          </w:p>
        </w:tc>
        <w:tc>
          <w:tcPr>
            <w:tcW w:w="1493" w:type="dxa"/>
            <w:shd w:val="clear" w:color="auto" w:fill="7F7F7F" w:themeFill="text1" w:themeFillTint="80"/>
          </w:tcPr>
          <w:p w14:paraId="209F7546" w14:textId="77777777" w:rsidR="00A61447" w:rsidRDefault="00A61447" w:rsidP="009A4BC9">
            <w:pPr>
              <w:pStyle w:val="BodyText"/>
              <w:spacing w:after="240"/>
              <w:cnfStyle w:val="100000000000" w:firstRow="1" w:lastRow="0" w:firstColumn="0" w:lastColumn="0" w:oddVBand="0" w:evenVBand="0" w:oddHBand="0" w:evenHBand="0" w:firstRowFirstColumn="0" w:firstRowLastColumn="0" w:lastRowFirstColumn="0" w:lastRowLastColumn="0"/>
            </w:pPr>
          </w:p>
        </w:tc>
      </w:tr>
      <w:tr w:rsidR="00F4677D" w14:paraId="08985BFA" w14:textId="77777777" w:rsidTr="00F4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4C46245" w14:textId="5EE161E0" w:rsidR="00F4677D" w:rsidRDefault="00F4677D" w:rsidP="00F4677D">
            <w:pPr>
              <w:pStyle w:val="BodyText"/>
              <w:spacing w:after="240"/>
              <w:rPr>
                <w:b w:val="0"/>
                <w:u w:val="single"/>
              </w:rPr>
            </w:pPr>
            <w:r w:rsidRPr="0047627C">
              <w:rPr>
                <w:b w:val="0"/>
              </w:rPr>
              <w:t>OM</w:t>
            </w:r>
            <w:r>
              <w:rPr>
                <w:b w:val="0"/>
              </w:rPr>
              <w:t>gridB19.</w:t>
            </w:r>
            <w:r w:rsidR="0073400C">
              <w:rPr>
                <w:b w:val="0"/>
              </w:rPr>
              <w:t>0</w:t>
            </w:r>
          </w:p>
          <w:p w14:paraId="0CFAE2E3" w14:textId="77777777" w:rsidR="00F4677D" w:rsidRPr="00CD43BF" w:rsidRDefault="00F4677D" w:rsidP="00F4677D">
            <w:pPr>
              <w:pStyle w:val="BodyText"/>
              <w:spacing w:after="240"/>
              <w:rPr>
                <w:b w:val="0"/>
                <w:u w:val="single"/>
              </w:rPr>
            </w:pPr>
          </w:p>
        </w:tc>
        <w:tc>
          <w:tcPr>
            <w:tcW w:w="4768" w:type="dxa"/>
          </w:tcPr>
          <w:p w14:paraId="0FDECE92" w14:textId="06079D9F" w:rsidR="00F4677D" w:rsidRDefault="00F40A33" w:rsidP="00F4677D">
            <w:pPr>
              <w:pStyle w:val="BodyText"/>
              <w:spacing w:after="240"/>
              <w:cnfStyle w:val="000000100000" w:firstRow="0" w:lastRow="0" w:firstColumn="0" w:lastColumn="0" w:oddVBand="0" w:evenVBand="0" w:oddHBand="1" w:evenHBand="0" w:firstRowFirstColumn="0" w:firstRowLastColumn="0" w:lastRowFirstColumn="0" w:lastRowLastColumn="0"/>
            </w:pPr>
            <w:r>
              <w:t>72</w:t>
            </w:r>
            <w:r w:rsidR="00F4677D">
              <w:t xml:space="preserve"> models with 9 factors in a fractional factorial design.  Intent was to screen features for relative importance.  Factors</w:t>
            </w:r>
          </w:p>
          <w:p w14:paraId="71A7820A" w14:textId="2DBE6A72" w:rsidR="00F4677D" w:rsidRDefault="00F4677D" w:rsidP="00F4677D">
            <w:pPr>
              <w:pStyle w:val="BodyText"/>
              <w:spacing w:after="240"/>
              <w:cnfStyle w:val="000000100000" w:firstRow="0" w:lastRow="0" w:firstColumn="0" w:lastColumn="0" w:oddVBand="0" w:evenVBand="0" w:oddHBand="1" w:evenHBand="0" w:firstRowFirstColumn="0" w:firstRowLastColumn="0" w:lastRowFirstColumn="0" w:lastRowLastColumn="0"/>
            </w:pPr>
            <w:r>
              <w:t xml:space="preserve">h70, </w:t>
            </w:r>
            <w:r w:rsidR="002C0EBA">
              <w:t xml:space="preserve">h80, </w:t>
            </w:r>
            <w:r>
              <w:t>h90 (SR steepness)</w:t>
            </w:r>
          </w:p>
          <w:p w14:paraId="4234B304" w14:textId="7D067572" w:rsidR="00F4677D" w:rsidRDefault="00F4677D" w:rsidP="00F4677D">
            <w:pPr>
              <w:pStyle w:val="BodyText"/>
              <w:spacing w:after="240"/>
              <w:cnfStyle w:val="000000100000" w:firstRow="0" w:lastRow="0" w:firstColumn="0" w:lastColumn="0" w:oddVBand="0" w:evenVBand="0" w:oddHBand="1" w:evenHBand="0" w:firstRowFirstColumn="0" w:firstRowLastColumn="0" w:lastRowFirstColumn="0" w:lastRowLastColumn="0"/>
            </w:pPr>
            <w:r>
              <w:t xml:space="preserve">M10, </w:t>
            </w:r>
            <w:r w:rsidR="002C0EBA">
              <w:t xml:space="preserve">M08, </w:t>
            </w:r>
            <w:r>
              <w:t>M06 (M)</w:t>
            </w:r>
          </w:p>
          <w:p w14:paraId="7AC4842E" w14:textId="77777777" w:rsidR="00F4677D" w:rsidRDefault="00F4677D" w:rsidP="00F4677D">
            <w:pPr>
              <w:pStyle w:val="BodyText"/>
              <w:spacing w:after="240"/>
              <w:cnfStyle w:val="000000100000" w:firstRow="0" w:lastRow="0" w:firstColumn="0" w:lastColumn="0" w:oddVBand="0" w:evenVBand="0" w:oddHBand="1" w:evenHBand="0" w:firstRowFirstColumn="0" w:firstRowLastColumn="0" w:lastRowFirstColumn="0" w:lastRowLastColumn="0"/>
            </w:pPr>
            <w:r>
              <w:t>t0001, t10 (tag-weight)</w:t>
            </w:r>
          </w:p>
          <w:p w14:paraId="600FCFD8" w14:textId="77777777" w:rsidR="00F4677D" w:rsidRDefault="00F4677D" w:rsidP="00F4677D">
            <w:pPr>
              <w:pStyle w:val="BodyText"/>
              <w:spacing w:after="240"/>
              <w:cnfStyle w:val="000000100000" w:firstRow="0" w:lastRow="0" w:firstColumn="0" w:lastColumn="0" w:oddVBand="0" w:evenVBand="0" w:oddHBand="1" w:evenHBand="0" w:firstRowFirstColumn="0" w:firstRowLastColumn="0" w:lastRowFirstColumn="0" w:lastRowLastColumn="0"/>
            </w:pPr>
            <w:r>
              <w:t>q0, q1 (catchability trend)</w:t>
            </w:r>
          </w:p>
          <w:p w14:paraId="59A58A7A" w14:textId="77777777" w:rsidR="00F4677D" w:rsidRDefault="00F4677D" w:rsidP="00F4677D">
            <w:pPr>
              <w:pStyle w:val="BodyText"/>
              <w:spacing w:after="240"/>
              <w:cnfStyle w:val="000000100000" w:firstRow="0" w:lastRow="0" w:firstColumn="0" w:lastColumn="0" w:oddVBand="0" w:evenVBand="0" w:oddHBand="1" w:evenHBand="0" w:firstRowFirstColumn="0" w:firstRowLastColumn="0" w:lastRowFirstColumn="0" w:lastRowLastColumn="0"/>
            </w:pPr>
            <w:proofErr w:type="spellStart"/>
            <w:r>
              <w:t>iH</w:t>
            </w:r>
            <w:proofErr w:type="spellEnd"/>
            <w:r>
              <w:t xml:space="preserve">, </w:t>
            </w:r>
            <w:proofErr w:type="spellStart"/>
            <w:r>
              <w:t>iC</w:t>
            </w:r>
            <w:proofErr w:type="spellEnd"/>
            <w:r>
              <w:t xml:space="preserve"> (LL CPUE standardization method)</w:t>
            </w:r>
          </w:p>
          <w:p w14:paraId="264C336B" w14:textId="41D58164" w:rsidR="00F4677D" w:rsidRDefault="00F4677D" w:rsidP="00F4677D">
            <w:pPr>
              <w:pStyle w:val="BodyText"/>
              <w:spacing w:after="240"/>
              <w:cnfStyle w:val="000000100000" w:firstRow="0" w:lastRow="0" w:firstColumn="0" w:lastColumn="0" w:oddVBand="0" w:evenVBand="0" w:oddHBand="1" w:evenHBand="0" w:firstRowFirstColumn="0" w:firstRowLastColumn="0" w:lastRowFirstColumn="0" w:lastRowLastColumn="0"/>
            </w:pPr>
            <w:r>
              <w:t xml:space="preserve">iR1, iR2 (regional </w:t>
            </w:r>
            <w:r w:rsidR="006B4CBD">
              <w:t>scaling factors applied correctly</w:t>
            </w:r>
            <w:r>
              <w:t>)</w:t>
            </w:r>
          </w:p>
          <w:p w14:paraId="545D607E" w14:textId="77777777" w:rsidR="00F4677D" w:rsidRDefault="00F4677D" w:rsidP="00F4677D">
            <w:pPr>
              <w:pStyle w:val="BodyText"/>
              <w:spacing w:after="240"/>
              <w:cnfStyle w:val="000000100000" w:firstRow="0" w:lastRow="0" w:firstColumn="0" w:lastColumn="0" w:oddVBand="0" w:evenVBand="0" w:oddHBand="1" w:evenHBand="0" w:firstRowFirstColumn="0" w:firstRowLastColumn="0" w:lastRowFirstColumn="0" w:lastRowLastColumn="0"/>
            </w:pPr>
            <w:r>
              <w:t>gr1</w:t>
            </w:r>
            <w:r w:rsidRPr="002F3984">
              <w:t>, gr2</w:t>
            </w:r>
            <w:r>
              <w:t xml:space="preserve"> (growth curve)</w:t>
            </w:r>
          </w:p>
          <w:p w14:paraId="0D828F7D" w14:textId="77777777" w:rsidR="00F4677D" w:rsidRDefault="00F4677D" w:rsidP="00F4677D">
            <w:pPr>
              <w:pStyle w:val="BodyText"/>
              <w:spacing w:after="240"/>
              <w:cnfStyle w:val="000000100000" w:firstRow="0" w:lastRow="0" w:firstColumn="0" w:lastColumn="0" w:oddVBand="0" w:evenVBand="0" w:oddHBand="1" w:evenHBand="0" w:firstRowFirstColumn="0" w:firstRowLastColumn="0" w:lastRowFirstColumn="0" w:lastRowLastColumn="0"/>
            </w:pPr>
            <w:r>
              <w:t>ess10, CLRW (CL assumed sample sizes)</w:t>
            </w:r>
          </w:p>
          <w:p w14:paraId="5F4C4C71" w14:textId="77777777" w:rsidR="00EF4F19" w:rsidRDefault="00EF4F19" w:rsidP="00F4677D">
            <w:pPr>
              <w:pStyle w:val="BodyText"/>
              <w:spacing w:after="240"/>
              <w:cnfStyle w:val="000000100000" w:firstRow="0" w:lastRow="0" w:firstColumn="0" w:lastColumn="0" w:oddVBand="0" w:evenVBand="0" w:oddHBand="1" w:evenHBand="0" w:firstRowFirstColumn="0" w:firstRowLastColumn="0" w:lastRowFirstColumn="0" w:lastRowLastColumn="0"/>
            </w:pPr>
            <w:r>
              <w:t>SL, SD (longline selectivity function)</w:t>
            </w:r>
          </w:p>
          <w:p w14:paraId="0D1D7E12" w14:textId="7A0EC645" w:rsidR="00EF4F19" w:rsidRDefault="00EF4F19" w:rsidP="00EF4F19">
            <w:pPr>
              <w:pStyle w:val="BodyText"/>
              <w:spacing w:after="240"/>
              <w:cnfStyle w:val="000000100000" w:firstRow="0" w:lastRow="0" w:firstColumn="0" w:lastColumn="0" w:oddVBand="0" w:evenVBand="0" w:oddHBand="1" w:evenHBand="0" w:firstRowFirstColumn="0" w:firstRowLastColumn="0" w:lastRowFirstColumn="0" w:lastRowLastColumn="0"/>
            </w:pPr>
            <w:r>
              <w:t>(i2  - LL CPUE CV 0.2 only)</w:t>
            </w:r>
          </w:p>
          <w:p w14:paraId="7B2D0A38" w14:textId="64C76794" w:rsidR="00EF4F19" w:rsidRDefault="00EF4F19" w:rsidP="00F4677D">
            <w:pPr>
              <w:pStyle w:val="BodyText"/>
              <w:spacing w:after="240"/>
              <w:cnfStyle w:val="000000100000" w:firstRow="0" w:lastRow="0" w:firstColumn="0" w:lastColumn="0" w:oddVBand="0" w:evenVBand="0" w:oddHBand="1" w:evenHBand="0" w:firstRowFirstColumn="0" w:firstRowLastColumn="0" w:lastRowFirstColumn="0" w:lastRowLastColumn="0"/>
            </w:pPr>
          </w:p>
        </w:tc>
        <w:tc>
          <w:tcPr>
            <w:tcW w:w="1493" w:type="dxa"/>
          </w:tcPr>
          <w:p w14:paraId="09EDF338" w14:textId="77777777" w:rsidR="00F4677D" w:rsidRDefault="00F4677D" w:rsidP="00F4677D">
            <w:pPr>
              <w:pStyle w:val="BodyText"/>
              <w:spacing w:after="240"/>
              <w:cnfStyle w:val="000000100000" w:firstRow="0" w:lastRow="0" w:firstColumn="0" w:lastColumn="0" w:oddVBand="0" w:evenVBand="0" w:oddHBand="1" w:evenHBand="0" w:firstRowFirstColumn="0" w:firstRowLastColumn="0" w:lastRowFirstColumn="0" w:lastRowLastColumn="0"/>
            </w:pPr>
          </w:p>
        </w:tc>
      </w:tr>
      <w:tr w:rsidR="001E48D8" w14:paraId="5FB8ACC2" w14:textId="77777777" w:rsidTr="007C5FB9">
        <w:tc>
          <w:tcPr>
            <w:cnfStyle w:val="001000000000" w:firstRow="0" w:lastRow="0" w:firstColumn="1" w:lastColumn="0" w:oddVBand="0" w:evenVBand="0" w:oddHBand="0" w:evenHBand="0" w:firstRowFirstColumn="0" w:firstRowLastColumn="0" w:lastRowFirstColumn="0" w:lastRowLastColumn="0"/>
            <w:tcW w:w="2652" w:type="dxa"/>
          </w:tcPr>
          <w:p w14:paraId="7E7006EE" w14:textId="4AC874E7" w:rsidR="001E48D8" w:rsidRPr="0047627C" w:rsidRDefault="001E48D8" w:rsidP="007C5FB9">
            <w:pPr>
              <w:pStyle w:val="BodyText"/>
              <w:spacing w:after="240"/>
              <w:rPr>
                <w:b w:val="0"/>
              </w:rPr>
            </w:pPr>
            <w:r>
              <w:rPr>
                <w:b w:val="0"/>
              </w:rPr>
              <w:t>OMgridB19.1</w:t>
            </w:r>
          </w:p>
        </w:tc>
        <w:tc>
          <w:tcPr>
            <w:tcW w:w="4768" w:type="dxa"/>
          </w:tcPr>
          <w:p w14:paraId="2AC6E601" w14:textId="5EA857D1" w:rsidR="001E48D8" w:rsidRDefault="002C0EBA" w:rsidP="00EF4F19">
            <w:pPr>
              <w:pStyle w:val="BodyText"/>
              <w:spacing w:after="240"/>
              <w:cnfStyle w:val="000000000000" w:firstRow="0" w:lastRow="0" w:firstColumn="0" w:lastColumn="0" w:oddVBand="0" w:evenVBand="0" w:oddHBand="0" w:evenHBand="0" w:firstRowFirstColumn="0" w:firstRowLastColumn="0" w:lastRowFirstColumn="0" w:lastRowLastColumn="0"/>
            </w:pPr>
            <w:r>
              <w:t>(</w:t>
            </w:r>
            <w:r w:rsidR="00EF4F19">
              <w:t xml:space="preserve">not reported </w:t>
            </w:r>
            <w:r>
              <w:t>due to configuration error)</w:t>
            </w:r>
          </w:p>
        </w:tc>
        <w:tc>
          <w:tcPr>
            <w:tcW w:w="1493" w:type="dxa"/>
          </w:tcPr>
          <w:p w14:paraId="2B726C7C" w14:textId="77777777" w:rsidR="001E48D8" w:rsidRDefault="001E48D8" w:rsidP="007C5FB9">
            <w:pPr>
              <w:pStyle w:val="BodyText"/>
              <w:spacing w:after="240"/>
              <w:cnfStyle w:val="000000000000" w:firstRow="0" w:lastRow="0" w:firstColumn="0" w:lastColumn="0" w:oddVBand="0" w:evenVBand="0" w:oddHBand="0" w:evenHBand="0" w:firstRowFirstColumn="0" w:firstRowLastColumn="0" w:lastRowFirstColumn="0" w:lastRowLastColumn="0"/>
            </w:pPr>
          </w:p>
        </w:tc>
      </w:tr>
      <w:tr w:rsidR="007C5FB9" w14:paraId="1C347128" w14:textId="77777777" w:rsidTr="007C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65E84C01" w14:textId="698DC7F2" w:rsidR="007C5FB9" w:rsidRPr="0047627C" w:rsidRDefault="007C5FB9" w:rsidP="007C5FB9">
            <w:pPr>
              <w:pStyle w:val="BodyText"/>
              <w:spacing w:after="240"/>
              <w:rPr>
                <w:b w:val="0"/>
              </w:rPr>
            </w:pPr>
            <w:r w:rsidRPr="0047627C">
              <w:rPr>
                <w:b w:val="0"/>
              </w:rPr>
              <w:t>OM</w:t>
            </w:r>
            <w:r>
              <w:rPr>
                <w:b w:val="0"/>
              </w:rPr>
              <w:t>gridB19.2</w:t>
            </w:r>
          </w:p>
        </w:tc>
        <w:tc>
          <w:tcPr>
            <w:tcW w:w="4768" w:type="dxa"/>
          </w:tcPr>
          <w:p w14:paraId="4DCA6BEB" w14:textId="676570C2" w:rsidR="007C5FB9" w:rsidRDefault="002C0EBA" w:rsidP="007C5FB9">
            <w:pPr>
              <w:pStyle w:val="BodyText"/>
              <w:spacing w:after="240"/>
              <w:cnfStyle w:val="000000100000" w:firstRow="0" w:lastRow="0" w:firstColumn="0" w:lastColumn="0" w:oddVBand="0" w:evenVBand="0" w:oddHBand="1" w:evenHBand="0" w:firstRowFirstColumn="0" w:firstRowLastColumn="0" w:lastRowFirstColumn="0" w:lastRowLastColumn="0"/>
            </w:pPr>
            <w:r>
              <w:t>Contains an error in CPUE regional-scaling factor application, but is retained for discussion of convergence and fractional design. S</w:t>
            </w:r>
            <w:r w:rsidR="0073400C">
              <w:t xml:space="preserve">ubset of </w:t>
            </w:r>
            <w:r w:rsidR="0073400C" w:rsidRPr="0047627C">
              <w:rPr>
                <w:b/>
              </w:rPr>
              <w:t>OM</w:t>
            </w:r>
            <w:r w:rsidR="0073400C">
              <w:rPr>
                <w:b/>
              </w:rPr>
              <w:t xml:space="preserve">gridB19.4 - </w:t>
            </w:r>
            <w:r w:rsidR="007C5FB9">
              <w:t>72 models with 7 factors in a fractional factorial design that quantifies main effects (2 way interactions are confounded)</w:t>
            </w:r>
          </w:p>
          <w:p w14:paraId="2713ADBF" w14:textId="77777777" w:rsidR="007C5FB9" w:rsidRDefault="007C5FB9" w:rsidP="007C5FB9">
            <w:pPr>
              <w:pStyle w:val="BodyText"/>
              <w:spacing w:after="240"/>
              <w:cnfStyle w:val="000000100000" w:firstRow="0" w:lastRow="0" w:firstColumn="0" w:lastColumn="0" w:oddVBand="0" w:evenVBand="0" w:oddHBand="1" w:evenHBand="0" w:firstRowFirstColumn="0" w:firstRowLastColumn="0" w:lastRowFirstColumn="0" w:lastRowLastColumn="0"/>
            </w:pPr>
            <w:r>
              <w:t>h70, h80, h90</w:t>
            </w:r>
          </w:p>
          <w:p w14:paraId="38FD3E38" w14:textId="77777777" w:rsidR="007C5FB9" w:rsidRDefault="007C5FB9" w:rsidP="007C5FB9">
            <w:pPr>
              <w:pStyle w:val="BodyText"/>
              <w:spacing w:after="240"/>
              <w:cnfStyle w:val="000000100000" w:firstRow="0" w:lastRow="0" w:firstColumn="0" w:lastColumn="0" w:oddVBand="0" w:evenVBand="0" w:oddHBand="1" w:evenHBand="0" w:firstRowFirstColumn="0" w:firstRowLastColumn="0" w:lastRowFirstColumn="0" w:lastRowLastColumn="0"/>
            </w:pPr>
            <w:r>
              <w:t>M10, M08, M06</w:t>
            </w:r>
          </w:p>
          <w:p w14:paraId="6648CF45" w14:textId="77777777" w:rsidR="007C5FB9" w:rsidRDefault="007C5FB9" w:rsidP="007C5FB9">
            <w:pPr>
              <w:pStyle w:val="BodyText"/>
              <w:spacing w:after="240"/>
              <w:cnfStyle w:val="000000100000" w:firstRow="0" w:lastRow="0" w:firstColumn="0" w:lastColumn="0" w:oddVBand="0" w:evenVBand="0" w:oddHBand="1" w:evenHBand="0" w:firstRowFirstColumn="0" w:firstRowLastColumn="0" w:lastRowFirstColumn="0" w:lastRowLastColumn="0"/>
            </w:pPr>
            <w:r>
              <w:t xml:space="preserve">t0001, t10 </w:t>
            </w:r>
          </w:p>
          <w:p w14:paraId="12447D9C" w14:textId="77777777" w:rsidR="007C5FB9" w:rsidRDefault="007C5FB9" w:rsidP="007C5FB9">
            <w:pPr>
              <w:pStyle w:val="BodyText"/>
              <w:spacing w:after="240"/>
              <w:cnfStyle w:val="000000100000" w:firstRow="0" w:lastRow="0" w:firstColumn="0" w:lastColumn="0" w:oddVBand="0" w:evenVBand="0" w:oddHBand="1" w:evenHBand="0" w:firstRowFirstColumn="0" w:firstRowLastColumn="0" w:lastRowFirstColumn="0" w:lastRowLastColumn="0"/>
            </w:pPr>
            <w:r>
              <w:lastRenderedPageBreak/>
              <w:t>q0, q1</w:t>
            </w:r>
          </w:p>
          <w:p w14:paraId="68938098" w14:textId="77777777" w:rsidR="007C5FB9" w:rsidRDefault="007C5FB9" w:rsidP="007C5FB9">
            <w:pPr>
              <w:pStyle w:val="BodyText"/>
              <w:spacing w:after="240"/>
              <w:cnfStyle w:val="000000100000" w:firstRow="0" w:lastRow="0" w:firstColumn="0" w:lastColumn="0" w:oddVBand="0" w:evenVBand="0" w:oddHBand="1" w:evenHBand="0" w:firstRowFirstColumn="0" w:firstRowLastColumn="0" w:lastRowFirstColumn="0" w:lastRowLastColumn="0"/>
            </w:pPr>
            <w:proofErr w:type="spellStart"/>
            <w:r>
              <w:t>iH</w:t>
            </w:r>
            <w:proofErr w:type="spellEnd"/>
            <w:r>
              <w:t xml:space="preserve">, </w:t>
            </w:r>
            <w:proofErr w:type="spellStart"/>
            <w:r>
              <w:t>iC</w:t>
            </w:r>
            <w:proofErr w:type="spellEnd"/>
          </w:p>
          <w:p w14:paraId="7DB92686" w14:textId="77777777" w:rsidR="007C5FB9" w:rsidRDefault="007C5FB9" w:rsidP="007C5FB9">
            <w:pPr>
              <w:pStyle w:val="BodyText"/>
              <w:spacing w:after="240"/>
              <w:cnfStyle w:val="000000100000" w:firstRow="0" w:lastRow="0" w:firstColumn="0" w:lastColumn="0" w:oddVBand="0" w:evenVBand="0" w:oddHBand="1" w:evenHBand="0" w:firstRowFirstColumn="0" w:firstRowLastColumn="0" w:lastRowFirstColumn="0" w:lastRowLastColumn="0"/>
            </w:pPr>
            <w:r>
              <w:t>i1, i3</w:t>
            </w:r>
          </w:p>
          <w:p w14:paraId="69D5E0F1" w14:textId="77777777" w:rsidR="007C5FB9" w:rsidRDefault="007C5FB9" w:rsidP="007C5FB9">
            <w:pPr>
              <w:pStyle w:val="BodyText"/>
              <w:spacing w:after="240"/>
              <w:cnfStyle w:val="000000100000" w:firstRow="0" w:lastRow="0" w:firstColumn="0" w:lastColumn="0" w:oddVBand="0" w:evenVBand="0" w:oddHBand="1" w:evenHBand="0" w:firstRowFirstColumn="0" w:firstRowLastColumn="0" w:lastRowFirstColumn="0" w:lastRowLastColumn="0"/>
            </w:pPr>
            <w:r>
              <w:t>ess10, CLRW</w:t>
            </w:r>
          </w:p>
          <w:p w14:paraId="3340187B" w14:textId="77777777" w:rsidR="009A20FD" w:rsidRDefault="009A20FD" w:rsidP="0073400C">
            <w:pPr>
              <w:pStyle w:val="BodyText"/>
              <w:spacing w:after="240"/>
              <w:cnfStyle w:val="000000100000" w:firstRow="0" w:lastRow="0" w:firstColumn="0" w:lastColumn="0" w:oddVBand="0" w:evenVBand="0" w:oddHBand="1" w:evenHBand="0" w:firstRowFirstColumn="0" w:firstRowLastColumn="0" w:lastRowFirstColumn="0" w:lastRowLastColumn="0"/>
            </w:pPr>
            <w:r>
              <w:t>(gr1)</w:t>
            </w:r>
          </w:p>
          <w:p w14:paraId="1FA3C050" w14:textId="633981D6" w:rsidR="0073400C" w:rsidRDefault="0073400C" w:rsidP="0073400C">
            <w:pPr>
              <w:pStyle w:val="BodyText"/>
              <w:spacing w:after="240"/>
              <w:cnfStyle w:val="000000100000" w:firstRow="0" w:lastRow="0" w:firstColumn="0" w:lastColumn="0" w:oddVBand="0" w:evenVBand="0" w:oddHBand="1" w:evenHBand="0" w:firstRowFirstColumn="0" w:firstRowLastColumn="0" w:lastRowFirstColumn="0" w:lastRowLastColumn="0"/>
            </w:pPr>
          </w:p>
        </w:tc>
        <w:tc>
          <w:tcPr>
            <w:tcW w:w="1493" w:type="dxa"/>
          </w:tcPr>
          <w:p w14:paraId="4F684FDA" w14:textId="77777777" w:rsidR="007C5FB9" w:rsidRDefault="007C5FB9" w:rsidP="007C5FB9">
            <w:pPr>
              <w:pStyle w:val="BodyText"/>
              <w:spacing w:after="240"/>
              <w:cnfStyle w:val="000000100000" w:firstRow="0" w:lastRow="0" w:firstColumn="0" w:lastColumn="0" w:oddVBand="0" w:evenVBand="0" w:oddHBand="1" w:evenHBand="0" w:firstRowFirstColumn="0" w:firstRowLastColumn="0" w:lastRowFirstColumn="0" w:lastRowLastColumn="0"/>
            </w:pPr>
          </w:p>
          <w:p w14:paraId="6815824B" w14:textId="77777777" w:rsidR="007C5FB9" w:rsidRDefault="007C5FB9" w:rsidP="007C5FB9">
            <w:pPr>
              <w:pStyle w:val="BodyText"/>
              <w:spacing w:after="240"/>
              <w:cnfStyle w:val="000000100000" w:firstRow="0" w:lastRow="0" w:firstColumn="0" w:lastColumn="0" w:oddVBand="0" w:evenVBand="0" w:oddHBand="1" w:evenHBand="0" w:firstRowFirstColumn="0" w:firstRowLastColumn="0" w:lastRowFirstColumn="0" w:lastRowLastColumn="0"/>
            </w:pPr>
          </w:p>
        </w:tc>
      </w:tr>
      <w:tr w:rsidR="009A20FD" w14:paraId="07DF21CB" w14:textId="77777777" w:rsidTr="00F4677D">
        <w:tc>
          <w:tcPr>
            <w:cnfStyle w:val="001000000000" w:firstRow="0" w:lastRow="0" w:firstColumn="1" w:lastColumn="0" w:oddVBand="0" w:evenVBand="0" w:oddHBand="0" w:evenHBand="0" w:firstRowFirstColumn="0" w:firstRowLastColumn="0" w:lastRowFirstColumn="0" w:lastRowLastColumn="0"/>
            <w:tcW w:w="2652" w:type="dxa"/>
          </w:tcPr>
          <w:p w14:paraId="1C2E4A5B" w14:textId="5E33146B" w:rsidR="009A20FD" w:rsidRPr="0047627C" w:rsidRDefault="009A20FD" w:rsidP="009A20FD">
            <w:pPr>
              <w:pStyle w:val="BodyText"/>
              <w:spacing w:after="240"/>
              <w:rPr>
                <w:b w:val="0"/>
              </w:rPr>
            </w:pPr>
            <w:r w:rsidRPr="0047627C">
              <w:rPr>
                <w:b w:val="0"/>
              </w:rPr>
              <w:t>OM</w:t>
            </w:r>
            <w:r>
              <w:rPr>
                <w:b w:val="0"/>
              </w:rPr>
              <w:t>gridB19.3</w:t>
            </w:r>
          </w:p>
        </w:tc>
        <w:tc>
          <w:tcPr>
            <w:tcW w:w="4768" w:type="dxa"/>
          </w:tcPr>
          <w:p w14:paraId="6A1380DF" w14:textId="62E6D6F8" w:rsidR="009A20FD" w:rsidRDefault="0073400C" w:rsidP="002F3984">
            <w:pPr>
              <w:pStyle w:val="BodyText"/>
              <w:spacing w:after="240"/>
              <w:cnfStyle w:val="000000000000" w:firstRow="0" w:lastRow="0" w:firstColumn="0" w:lastColumn="0" w:oddVBand="0" w:evenVBand="0" w:oddHBand="0" w:evenHBand="0" w:firstRowFirstColumn="0" w:firstRowLastColumn="0" w:lastRowFirstColumn="0" w:lastRowLastColumn="0"/>
            </w:pPr>
            <w:proofErr w:type="gramStart"/>
            <w:r>
              <w:t>subset</w:t>
            </w:r>
            <w:proofErr w:type="gramEnd"/>
            <w:r>
              <w:t xml:space="preserve"> of </w:t>
            </w:r>
            <w:r w:rsidRPr="0047627C">
              <w:rPr>
                <w:b/>
              </w:rPr>
              <w:t>OM</w:t>
            </w:r>
            <w:r>
              <w:rPr>
                <w:b/>
              </w:rPr>
              <w:t xml:space="preserve">gridB19.4 - </w:t>
            </w:r>
            <w:r w:rsidR="002F3984">
              <w:t xml:space="preserve">Same 7 factors as OMgrid19.2, but with </w:t>
            </w:r>
            <w:r w:rsidR="009A20FD">
              <w:t>144 model fractional factorial design that enables estimation of main effects and 2 way interactions.</w:t>
            </w:r>
            <w:r w:rsidR="002C0EBA">
              <w:t xml:space="preserve"> Contains an error in CPUE regional-scaling factor application, but is retained for discussion of convergence and fractional design</w:t>
            </w:r>
          </w:p>
        </w:tc>
        <w:tc>
          <w:tcPr>
            <w:tcW w:w="1493" w:type="dxa"/>
          </w:tcPr>
          <w:p w14:paraId="0943EDF3" w14:textId="77777777" w:rsidR="009A20FD" w:rsidRDefault="009A20FD" w:rsidP="00F4677D">
            <w:pPr>
              <w:pStyle w:val="BodyText"/>
              <w:spacing w:after="240"/>
              <w:cnfStyle w:val="000000000000" w:firstRow="0" w:lastRow="0" w:firstColumn="0" w:lastColumn="0" w:oddVBand="0" w:evenVBand="0" w:oddHBand="0" w:evenHBand="0" w:firstRowFirstColumn="0" w:firstRowLastColumn="0" w:lastRowFirstColumn="0" w:lastRowLastColumn="0"/>
            </w:pPr>
          </w:p>
          <w:p w14:paraId="0E0C45D1" w14:textId="77777777" w:rsidR="009A20FD" w:rsidRDefault="009A20FD" w:rsidP="00F4677D">
            <w:pPr>
              <w:pStyle w:val="BodyText"/>
              <w:spacing w:after="240"/>
              <w:cnfStyle w:val="000000000000" w:firstRow="0" w:lastRow="0" w:firstColumn="0" w:lastColumn="0" w:oddVBand="0" w:evenVBand="0" w:oddHBand="0" w:evenHBand="0" w:firstRowFirstColumn="0" w:firstRowLastColumn="0" w:lastRowFirstColumn="0" w:lastRowLastColumn="0"/>
            </w:pPr>
          </w:p>
        </w:tc>
      </w:tr>
      <w:tr w:rsidR="009A20FD" w14:paraId="0BCAADDE" w14:textId="77777777" w:rsidTr="00F4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16202B6F" w14:textId="462BBD22" w:rsidR="009A20FD" w:rsidRPr="0047627C" w:rsidRDefault="009A20FD" w:rsidP="00F4677D">
            <w:pPr>
              <w:pStyle w:val="BodyText"/>
              <w:spacing w:after="240"/>
              <w:rPr>
                <w:b w:val="0"/>
              </w:rPr>
            </w:pPr>
            <w:r w:rsidRPr="0047627C">
              <w:rPr>
                <w:b w:val="0"/>
              </w:rPr>
              <w:t>OM</w:t>
            </w:r>
            <w:r>
              <w:rPr>
                <w:b w:val="0"/>
              </w:rPr>
              <w:t>gridB19.4</w:t>
            </w:r>
          </w:p>
        </w:tc>
        <w:tc>
          <w:tcPr>
            <w:tcW w:w="4768" w:type="dxa"/>
          </w:tcPr>
          <w:p w14:paraId="7887D53A" w14:textId="4CD1D710" w:rsidR="009A20FD" w:rsidRDefault="002F3984" w:rsidP="002F3984">
            <w:pPr>
              <w:pStyle w:val="BodyText"/>
              <w:spacing w:after="240"/>
              <w:cnfStyle w:val="000000100000" w:firstRow="0" w:lastRow="0" w:firstColumn="0" w:lastColumn="0" w:oddVBand="0" w:evenVBand="0" w:oddHBand="1" w:evenHBand="0" w:firstRowFirstColumn="0" w:firstRowLastColumn="0" w:lastRowFirstColumn="0" w:lastRowLastColumn="0"/>
            </w:pPr>
            <w:r>
              <w:t xml:space="preserve">Same 7 factors as OMgrid19.2, but with </w:t>
            </w:r>
            <w:r w:rsidR="009A20FD">
              <w:t xml:space="preserve">288 models in the full factorial design (all interactions are calculated). </w:t>
            </w:r>
            <w:r w:rsidR="002C0EBA">
              <w:t>Contains an error in CPUE regional-scaling factor application, but is retained for discussion of convergence and fractional design</w:t>
            </w:r>
          </w:p>
        </w:tc>
        <w:tc>
          <w:tcPr>
            <w:tcW w:w="1493" w:type="dxa"/>
          </w:tcPr>
          <w:p w14:paraId="0E0C1905" w14:textId="77777777" w:rsidR="009A20FD" w:rsidRDefault="009A20FD" w:rsidP="00F4677D">
            <w:pPr>
              <w:pStyle w:val="BodyText"/>
              <w:spacing w:after="240"/>
              <w:cnfStyle w:val="000000100000" w:firstRow="0" w:lastRow="0" w:firstColumn="0" w:lastColumn="0" w:oddVBand="0" w:evenVBand="0" w:oddHBand="1" w:evenHBand="0" w:firstRowFirstColumn="0" w:firstRowLastColumn="0" w:lastRowFirstColumn="0" w:lastRowLastColumn="0"/>
            </w:pPr>
          </w:p>
          <w:p w14:paraId="01288D8B" w14:textId="77777777" w:rsidR="009A20FD" w:rsidRDefault="009A20FD" w:rsidP="00F4677D">
            <w:pPr>
              <w:pStyle w:val="BodyText"/>
              <w:spacing w:after="240"/>
              <w:cnfStyle w:val="000000100000" w:firstRow="0" w:lastRow="0" w:firstColumn="0" w:lastColumn="0" w:oddVBand="0" w:evenVBand="0" w:oddHBand="1" w:evenHBand="0" w:firstRowFirstColumn="0" w:firstRowLastColumn="0" w:lastRowFirstColumn="0" w:lastRowLastColumn="0"/>
            </w:pPr>
          </w:p>
        </w:tc>
      </w:tr>
      <w:tr w:rsidR="002C0EBA" w14:paraId="07708C00" w14:textId="77777777" w:rsidTr="002C0EBA">
        <w:tc>
          <w:tcPr>
            <w:cnfStyle w:val="001000000000" w:firstRow="0" w:lastRow="0" w:firstColumn="1" w:lastColumn="0" w:oddVBand="0" w:evenVBand="0" w:oddHBand="0" w:evenHBand="0" w:firstRowFirstColumn="0" w:firstRowLastColumn="0" w:lastRowFirstColumn="0" w:lastRowLastColumn="0"/>
            <w:tcW w:w="2652" w:type="dxa"/>
          </w:tcPr>
          <w:p w14:paraId="6839C897" w14:textId="31BDA760" w:rsidR="002C0EBA" w:rsidRDefault="002C0EBA" w:rsidP="002C0EBA">
            <w:pPr>
              <w:pStyle w:val="BodyText"/>
              <w:spacing w:after="240"/>
              <w:rPr>
                <w:b w:val="0"/>
                <w:u w:val="single"/>
              </w:rPr>
            </w:pPr>
            <w:r w:rsidRPr="0047627C">
              <w:rPr>
                <w:b w:val="0"/>
              </w:rPr>
              <w:t>OM</w:t>
            </w:r>
            <w:r>
              <w:rPr>
                <w:b w:val="0"/>
              </w:rPr>
              <w:t>gridB19.5</w:t>
            </w:r>
          </w:p>
          <w:p w14:paraId="0BD131FC" w14:textId="77777777" w:rsidR="002C0EBA" w:rsidRPr="00CD43BF" w:rsidRDefault="002C0EBA" w:rsidP="002C0EBA">
            <w:pPr>
              <w:pStyle w:val="BodyText"/>
              <w:spacing w:after="240"/>
              <w:rPr>
                <w:b w:val="0"/>
                <w:u w:val="single"/>
              </w:rPr>
            </w:pPr>
          </w:p>
        </w:tc>
        <w:tc>
          <w:tcPr>
            <w:tcW w:w="4768" w:type="dxa"/>
          </w:tcPr>
          <w:p w14:paraId="73773DF3" w14:textId="3B542C71"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r>
              <w:t>Proposed reference case OM - 144 models with 9 factors in a fractional factorial design with all 2-way interactions. Factors:</w:t>
            </w:r>
          </w:p>
          <w:p w14:paraId="40909654" w14:textId="77777777"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r>
              <w:t>h70, h80, h90 (SR steepness)</w:t>
            </w:r>
          </w:p>
          <w:p w14:paraId="05E3E285" w14:textId="77777777"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r>
              <w:t>M10, M08, M06 (M)</w:t>
            </w:r>
          </w:p>
          <w:p w14:paraId="1275BF2B" w14:textId="77777777"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r>
              <w:t>t0001, t10 (tag-weight)</w:t>
            </w:r>
          </w:p>
          <w:p w14:paraId="4A338699" w14:textId="77777777"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r>
              <w:t>q0, q1 (catchability trend)</w:t>
            </w:r>
          </w:p>
          <w:p w14:paraId="35BF7B57" w14:textId="77777777"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proofErr w:type="spellStart"/>
            <w:r>
              <w:t>iH</w:t>
            </w:r>
            <w:proofErr w:type="spellEnd"/>
            <w:r>
              <w:t xml:space="preserve">, </w:t>
            </w:r>
            <w:proofErr w:type="spellStart"/>
            <w:r>
              <w:t>iC</w:t>
            </w:r>
            <w:proofErr w:type="spellEnd"/>
            <w:r>
              <w:t xml:space="preserve"> (LL CPUE standardization method)</w:t>
            </w:r>
          </w:p>
          <w:p w14:paraId="22272809" w14:textId="53CAE3F7"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r>
              <w:t>iR1, iR2 (regional scaling factors)</w:t>
            </w:r>
          </w:p>
          <w:p w14:paraId="29986F9F" w14:textId="77777777"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r>
              <w:t>ess10, CLRW (CL assumed sample sizes)</w:t>
            </w:r>
          </w:p>
          <w:p w14:paraId="43C7CC1A" w14:textId="607D13EF"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r>
              <w:lastRenderedPageBreak/>
              <w:t>(i2 - longline CPUE CV  = 0.2 only)</w:t>
            </w:r>
          </w:p>
          <w:p w14:paraId="5886E243" w14:textId="5A21C805"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r>
              <w:t>(gr1 - original growth curve only)</w:t>
            </w:r>
          </w:p>
          <w:p w14:paraId="19041606" w14:textId="62EDD164"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p>
        </w:tc>
        <w:tc>
          <w:tcPr>
            <w:tcW w:w="1493" w:type="dxa"/>
          </w:tcPr>
          <w:p w14:paraId="4CCD9F99" w14:textId="77777777" w:rsidR="002C0EBA" w:rsidRDefault="002C0EBA" w:rsidP="002C0EBA">
            <w:pPr>
              <w:pStyle w:val="BodyText"/>
              <w:spacing w:after="240"/>
              <w:cnfStyle w:val="000000000000" w:firstRow="0" w:lastRow="0" w:firstColumn="0" w:lastColumn="0" w:oddVBand="0" w:evenVBand="0" w:oddHBand="0" w:evenHBand="0" w:firstRowFirstColumn="0" w:firstRowLastColumn="0" w:lastRowFirstColumn="0" w:lastRowLastColumn="0"/>
            </w:pPr>
          </w:p>
        </w:tc>
      </w:tr>
      <w:tr w:rsidR="00A61447" w:rsidRPr="007C5FB9" w14:paraId="06526D98" w14:textId="77777777" w:rsidTr="007C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22E5D351" w14:textId="39D81139" w:rsidR="00A61447" w:rsidRPr="007C5FB9" w:rsidRDefault="007C5FB9" w:rsidP="007C5FB9">
            <w:pPr>
              <w:pStyle w:val="BodyText"/>
              <w:spacing w:after="240"/>
              <w:rPr>
                <w:b w:val="0"/>
                <w:highlight w:val="yellow"/>
              </w:rPr>
            </w:pPr>
            <w:r w:rsidRPr="007C5FB9">
              <w:rPr>
                <w:b w:val="0"/>
                <w:highlight w:val="yellow"/>
              </w:rPr>
              <w:t>...these are cut and paste, need to check which were requested...</w:t>
            </w:r>
          </w:p>
        </w:tc>
        <w:tc>
          <w:tcPr>
            <w:tcW w:w="4768" w:type="dxa"/>
          </w:tcPr>
          <w:p w14:paraId="65E87E59" w14:textId="0117A960" w:rsidR="00A61447" w:rsidRPr="007C5FB9" w:rsidRDefault="00A61447" w:rsidP="009A4BC9">
            <w:pPr>
              <w:pStyle w:val="BodyText"/>
              <w:spacing w:after="240"/>
              <w:cnfStyle w:val="000000100000" w:firstRow="0" w:lastRow="0" w:firstColumn="0" w:lastColumn="0" w:oddVBand="0" w:evenVBand="0" w:oddHBand="1" w:evenHBand="0" w:firstRowFirstColumn="0" w:firstRowLastColumn="0" w:lastRowFirstColumn="0" w:lastRowLastColumn="0"/>
              <w:rPr>
                <w:highlight w:val="yellow"/>
              </w:rPr>
            </w:pPr>
          </w:p>
        </w:tc>
        <w:tc>
          <w:tcPr>
            <w:tcW w:w="1493" w:type="dxa"/>
          </w:tcPr>
          <w:p w14:paraId="234417D1" w14:textId="77777777" w:rsidR="00A61447" w:rsidRPr="007C5FB9" w:rsidRDefault="00A61447" w:rsidP="009A4BC9">
            <w:pPr>
              <w:pStyle w:val="BodyText"/>
              <w:spacing w:after="240"/>
              <w:cnfStyle w:val="000000100000" w:firstRow="0" w:lastRow="0" w:firstColumn="0" w:lastColumn="0" w:oddVBand="0" w:evenVBand="0" w:oddHBand="1" w:evenHBand="0" w:firstRowFirstColumn="0" w:firstRowLastColumn="0" w:lastRowFirstColumn="0" w:lastRowLastColumn="0"/>
              <w:rPr>
                <w:highlight w:val="yellow"/>
              </w:rPr>
            </w:pPr>
          </w:p>
        </w:tc>
      </w:tr>
      <w:tr w:rsidR="00A61447" w:rsidRPr="007C5FB9" w14:paraId="655284BB" w14:textId="77777777" w:rsidTr="007C5FB9">
        <w:tc>
          <w:tcPr>
            <w:cnfStyle w:val="001000000000" w:firstRow="0" w:lastRow="0" w:firstColumn="1" w:lastColumn="0" w:oddVBand="0" w:evenVBand="0" w:oddHBand="0" w:evenHBand="0" w:firstRowFirstColumn="0" w:firstRowLastColumn="0" w:lastRowFirstColumn="0" w:lastRowLastColumn="0"/>
            <w:tcW w:w="2652" w:type="dxa"/>
          </w:tcPr>
          <w:p w14:paraId="23430A55" w14:textId="0A0932E9" w:rsidR="00A61447" w:rsidRPr="007C5FB9" w:rsidRDefault="00A61447" w:rsidP="007C5FB9">
            <w:pPr>
              <w:pStyle w:val="BodyText"/>
              <w:spacing w:after="240"/>
              <w:rPr>
                <w:b w:val="0"/>
                <w:highlight w:val="yellow"/>
              </w:rPr>
            </w:pPr>
            <w:r w:rsidRPr="007C5FB9">
              <w:rPr>
                <w:b w:val="0"/>
                <w:highlight w:val="yellow"/>
              </w:rPr>
              <w:t>OMrobB1</w:t>
            </w:r>
            <w:r w:rsidR="007C5FB9" w:rsidRPr="007C5FB9">
              <w:rPr>
                <w:b w:val="0"/>
                <w:highlight w:val="yellow"/>
              </w:rPr>
              <w:t>9</w:t>
            </w:r>
            <w:r w:rsidRPr="007C5FB9">
              <w:rPr>
                <w:b w:val="0"/>
                <w:highlight w:val="yellow"/>
              </w:rPr>
              <w:t>.</w:t>
            </w:r>
            <w:r w:rsidR="007C5FB9" w:rsidRPr="007C5FB9">
              <w:rPr>
                <w:b w:val="0"/>
                <w:highlight w:val="yellow"/>
              </w:rPr>
              <w:t>4</w:t>
            </w:r>
            <w:r w:rsidRPr="007C5FB9">
              <w:rPr>
                <w:b w:val="0"/>
                <w:highlight w:val="yellow"/>
              </w:rPr>
              <w:t xml:space="preserve">.recShock </w:t>
            </w:r>
          </w:p>
        </w:tc>
        <w:tc>
          <w:tcPr>
            <w:tcW w:w="4768" w:type="dxa"/>
          </w:tcPr>
          <w:p w14:paraId="5DF01580" w14:textId="46FF7893" w:rsidR="00A61447" w:rsidRPr="007C5FB9" w:rsidRDefault="00A61447" w:rsidP="007C5FB9">
            <w:pPr>
              <w:pStyle w:val="BodyText"/>
              <w:spacing w:after="240"/>
              <w:cnfStyle w:val="000000000000" w:firstRow="0" w:lastRow="0" w:firstColumn="0" w:lastColumn="0" w:oddVBand="0" w:evenVBand="0" w:oddHBand="0" w:evenHBand="0" w:firstRowFirstColumn="0" w:firstRowLastColumn="0" w:lastRowFirstColumn="0" w:lastRowLastColumn="0"/>
              <w:rPr>
                <w:highlight w:val="yellow"/>
              </w:rPr>
            </w:pPr>
            <w:r w:rsidRPr="007C5FB9">
              <w:rPr>
                <w:highlight w:val="yellow"/>
              </w:rPr>
              <w:t>A robustness scenario with 8 consecutive quarters of poor recruitment (55% of expected values, similar to estimates for YFT in the early 2000s). (conditioning is unchanged from OMrefB1</w:t>
            </w:r>
            <w:r w:rsidR="007C5FB9" w:rsidRPr="007C5FB9">
              <w:rPr>
                <w:highlight w:val="yellow"/>
              </w:rPr>
              <w:t>9.4</w:t>
            </w:r>
            <w:r w:rsidRPr="007C5FB9">
              <w:rPr>
                <w:highlight w:val="yellow"/>
              </w:rPr>
              <w:t>)</w:t>
            </w:r>
          </w:p>
        </w:tc>
        <w:tc>
          <w:tcPr>
            <w:tcW w:w="1493" w:type="dxa"/>
          </w:tcPr>
          <w:p w14:paraId="5E75B94C" w14:textId="77777777" w:rsidR="00A61447" w:rsidRPr="007C5FB9" w:rsidRDefault="00A61447" w:rsidP="009A4BC9">
            <w:pPr>
              <w:pStyle w:val="BodyText"/>
              <w:spacing w:after="240"/>
              <w:cnfStyle w:val="000000000000" w:firstRow="0" w:lastRow="0" w:firstColumn="0" w:lastColumn="0" w:oddVBand="0" w:evenVBand="0" w:oddHBand="0" w:evenHBand="0" w:firstRowFirstColumn="0" w:firstRowLastColumn="0" w:lastRowFirstColumn="0" w:lastRowLastColumn="0"/>
              <w:rPr>
                <w:highlight w:val="yellow"/>
              </w:rPr>
            </w:pPr>
          </w:p>
        </w:tc>
      </w:tr>
      <w:tr w:rsidR="00A61447" w:rsidRPr="007C5FB9" w14:paraId="25DD499F" w14:textId="77777777" w:rsidTr="007C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29BAD7E5" w14:textId="23D85D43" w:rsidR="00A61447" w:rsidRPr="007C5FB9" w:rsidRDefault="00A61447" w:rsidP="007C5FB9">
            <w:pPr>
              <w:pStyle w:val="BodyText"/>
              <w:spacing w:after="240"/>
              <w:rPr>
                <w:b w:val="0"/>
                <w:highlight w:val="yellow"/>
              </w:rPr>
            </w:pPr>
            <w:r w:rsidRPr="007C5FB9">
              <w:rPr>
                <w:b w:val="0"/>
                <w:highlight w:val="yellow"/>
              </w:rPr>
              <w:t>OMrobB1</w:t>
            </w:r>
            <w:r w:rsidR="007C5FB9" w:rsidRPr="007C5FB9">
              <w:rPr>
                <w:b w:val="0"/>
                <w:highlight w:val="yellow"/>
              </w:rPr>
              <w:t>9</w:t>
            </w:r>
            <w:r w:rsidRPr="007C5FB9">
              <w:rPr>
                <w:b w:val="0"/>
                <w:highlight w:val="yellow"/>
              </w:rPr>
              <w:t>.</w:t>
            </w:r>
            <w:r w:rsidR="007C5FB9" w:rsidRPr="007C5FB9">
              <w:rPr>
                <w:b w:val="0"/>
                <w:highlight w:val="yellow"/>
              </w:rPr>
              <w:t>4</w:t>
            </w:r>
            <w:r w:rsidRPr="007C5FB9">
              <w:rPr>
                <w:b w:val="0"/>
                <w:highlight w:val="yellow"/>
              </w:rPr>
              <w:t>.impErrCV10</w:t>
            </w:r>
          </w:p>
        </w:tc>
        <w:tc>
          <w:tcPr>
            <w:tcW w:w="4768" w:type="dxa"/>
          </w:tcPr>
          <w:p w14:paraId="7FF93D7C" w14:textId="4C43BD2F" w:rsidR="00A61447" w:rsidRPr="007C5FB9" w:rsidRDefault="00A61447" w:rsidP="007C5FB9">
            <w:pPr>
              <w:pStyle w:val="BodyText"/>
              <w:spacing w:after="240"/>
              <w:cnfStyle w:val="000000100000" w:firstRow="0" w:lastRow="0" w:firstColumn="0" w:lastColumn="0" w:oddVBand="0" w:evenVBand="0" w:oddHBand="1" w:evenHBand="0" w:firstRowFirstColumn="0" w:firstRowLastColumn="0" w:lastRowFirstColumn="0" w:lastRowLastColumn="0"/>
              <w:rPr>
                <w:highlight w:val="yellow"/>
              </w:rPr>
            </w:pPr>
            <w:r w:rsidRPr="007C5FB9">
              <w:rPr>
                <w:highlight w:val="yellow"/>
              </w:rPr>
              <w:t>A robustness scenario in which each fishery has a 40% catch implementation error CV (independent by year and fishery). This corresponds to an annual aggregate CV &gt;10%. (conditioning is unchanged from OMrefB1</w:t>
            </w:r>
            <w:r w:rsidR="007C5FB9" w:rsidRPr="007C5FB9">
              <w:rPr>
                <w:highlight w:val="yellow"/>
              </w:rPr>
              <w:t>9</w:t>
            </w:r>
            <w:r w:rsidRPr="007C5FB9">
              <w:rPr>
                <w:highlight w:val="yellow"/>
              </w:rPr>
              <w:t>.</w:t>
            </w:r>
            <w:r w:rsidR="007C5FB9" w:rsidRPr="007C5FB9">
              <w:rPr>
                <w:highlight w:val="yellow"/>
              </w:rPr>
              <w:t>4</w:t>
            </w:r>
            <w:r w:rsidRPr="007C5FB9">
              <w:rPr>
                <w:highlight w:val="yellow"/>
              </w:rPr>
              <w:t>)</w:t>
            </w:r>
          </w:p>
        </w:tc>
        <w:tc>
          <w:tcPr>
            <w:tcW w:w="1493" w:type="dxa"/>
          </w:tcPr>
          <w:p w14:paraId="17B8C153" w14:textId="77777777" w:rsidR="00A61447" w:rsidRPr="007C5FB9" w:rsidRDefault="00A61447" w:rsidP="009A4BC9">
            <w:pPr>
              <w:pStyle w:val="BodyText"/>
              <w:spacing w:after="240"/>
              <w:cnfStyle w:val="000000100000" w:firstRow="0" w:lastRow="0" w:firstColumn="0" w:lastColumn="0" w:oddVBand="0" w:evenVBand="0" w:oddHBand="1" w:evenHBand="0" w:firstRowFirstColumn="0" w:firstRowLastColumn="0" w:lastRowFirstColumn="0" w:lastRowLastColumn="0"/>
              <w:rPr>
                <w:highlight w:val="yellow"/>
              </w:rPr>
            </w:pPr>
          </w:p>
        </w:tc>
      </w:tr>
      <w:tr w:rsidR="00A61447" w:rsidRPr="007C5FB9" w14:paraId="26FBCD6C" w14:textId="77777777" w:rsidTr="007C5FB9">
        <w:tc>
          <w:tcPr>
            <w:cnfStyle w:val="001000000000" w:firstRow="0" w:lastRow="0" w:firstColumn="1" w:lastColumn="0" w:oddVBand="0" w:evenVBand="0" w:oddHBand="0" w:evenHBand="0" w:firstRowFirstColumn="0" w:firstRowLastColumn="0" w:lastRowFirstColumn="0" w:lastRowLastColumn="0"/>
            <w:tcW w:w="2652" w:type="dxa"/>
          </w:tcPr>
          <w:p w14:paraId="355E22A4" w14:textId="393D01EF" w:rsidR="00A61447" w:rsidRPr="007C5FB9" w:rsidRDefault="00A61447" w:rsidP="007C5FB9">
            <w:pPr>
              <w:pStyle w:val="BodyText"/>
              <w:spacing w:after="240"/>
              <w:rPr>
                <w:b w:val="0"/>
                <w:highlight w:val="yellow"/>
              </w:rPr>
            </w:pPr>
            <w:r w:rsidRPr="007C5FB9">
              <w:rPr>
                <w:b w:val="0"/>
                <w:highlight w:val="yellow"/>
              </w:rPr>
              <w:t>OMrobB1</w:t>
            </w:r>
            <w:r w:rsidR="007C5FB9" w:rsidRPr="007C5FB9">
              <w:rPr>
                <w:b w:val="0"/>
                <w:highlight w:val="yellow"/>
              </w:rPr>
              <w:t>9</w:t>
            </w:r>
            <w:r w:rsidRPr="007C5FB9">
              <w:rPr>
                <w:b w:val="0"/>
                <w:highlight w:val="yellow"/>
              </w:rPr>
              <w:t>.</w:t>
            </w:r>
            <w:r w:rsidR="007C5FB9" w:rsidRPr="007C5FB9">
              <w:rPr>
                <w:b w:val="0"/>
                <w:highlight w:val="yellow"/>
              </w:rPr>
              <w:t>4</w:t>
            </w:r>
            <w:r w:rsidRPr="007C5FB9">
              <w:rPr>
                <w:b w:val="0"/>
                <w:highlight w:val="yellow"/>
              </w:rPr>
              <w:t>.under</w:t>
            </w:r>
          </w:p>
        </w:tc>
        <w:tc>
          <w:tcPr>
            <w:tcW w:w="4768" w:type="dxa"/>
          </w:tcPr>
          <w:p w14:paraId="7763CB29" w14:textId="6ED554E0" w:rsidR="00A61447" w:rsidRPr="007C5FB9" w:rsidRDefault="00A61447" w:rsidP="009A4BC9">
            <w:pPr>
              <w:pStyle w:val="BodyText"/>
              <w:spacing w:after="240"/>
              <w:cnfStyle w:val="000000000000" w:firstRow="0" w:lastRow="0" w:firstColumn="0" w:lastColumn="0" w:oddVBand="0" w:evenVBand="0" w:oddHBand="0" w:evenHBand="0" w:firstRowFirstColumn="0" w:firstRowLastColumn="0" w:lastRowFirstColumn="0" w:lastRowLastColumn="0"/>
              <w:rPr>
                <w:highlight w:val="yellow"/>
              </w:rPr>
            </w:pPr>
            <w:r w:rsidRPr="007C5FB9">
              <w:rPr>
                <w:highlight w:val="yellow"/>
              </w:rPr>
              <w:t>A robustness scenario in which TACs are ignored for 10 years (fishing mortality constant at current levels) before the TAC is taken without error (conditioning is unchanged from OMrefB</w:t>
            </w:r>
            <w:r w:rsidR="007C5FB9" w:rsidRPr="007C5FB9">
              <w:rPr>
                <w:highlight w:val="yellow"/>
              </w:rPr>
              <w:t>19.4</w:t>
            </w:r>
            <w:r w:rsidRPr="007C5FB9">
              <w:rPr>
                <w:highlight w:val="yellow"/>
              </w:rPr>
              <w:t>)</w:t>
            </w:r>
          </w:p>
        </w:tc>
        <w:tc>
          <w:tcPr>
            <w:tcW w:w="1493" w:type="dxa"/>
          </w:tcPr>
          <w:p w14:paraId="4A75DF14" w14:textId="77777777" w:rsidR="00A61447" w:rsidRPr="007C5FB9" w:rsidRDefault="00A61447" w:rsidP="009A4BC9">
            <w:pPr>
              <w:pStyle w:val="BodyText"/>
              <w:spacing w:after="240"/>
              <w:cnfStyle w:val="000000000000" w:firstRow="0" w:lastRow="0" w:firstColumn="0" w:lastColumn="0" w:oddVBand="0" w:evenVBand="0" w:oddHBand="0" w:evenHBand="0" w:firstRowFirstColumn="0" w:firstRowLastColumn="0" w:lastRowFirstColumn="0" w:lastRowLastColumn="0"/>
              <w:rPr>
                <w:highlight w:val="yellow"/>
              </w:rPr>
            </w:pPr>
          </w:p>
        </w:tc>
      </w:tr>
      <w:tr w:rsidR="00A61447" w:rsidRPr="007C5FB9" w14:paraId="4F3CF96B" w14:textId="77777777" w:rsidTr="007C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250462D5" w14:textId="1361B42C" w:rsidR="00A61447" w:rsidRPr="007C5FB9" w:rsidRDefault="00A61447" w:rsidP="009A4BC9">
            <w:pPr>
              <w:pStyle w:val="BodyText"/>
              <w:spacing w:after="240"/>
              <w:rPr>
                <w:b w:val="0"/>
                <w:highlight w:val="yellow"/>
              </w:rPr>
            </w:pPr>
            <w:r w:rsidRPr="007C5FB9">
              <w:rPr>
                <w:b w:val="0"/>
                <w:highlight w:val="yellow"/>
              </w:rPr>
              <w:t>OMrobB</w:t>
            </w:r>
            <w:r w:rsidR="007C5FB9" w:rsidRPr="007C5FB9">
              <w:rPr>
                <w:b w:val="0"/>
                <w:highlight w:val="yellow"/>
              </w:rPr>
              <w:t>19.4</w:t>
            </w:r>
            <w:r w:rsidRPr="007C5FB9">
              <w:rPr>
                <w:b w:val="0"/>
                <w:highlight w:val="yellow"/>
              </w:rPr>
              <w:t>.over</w:t>
            </w:r>
          </w:p>
        </w:tc>
        <w:tc>
          <w:tcPr>
            <w:tcW w:w="4768" w:type="dxa"/>
          </w:tcPr>
          <w:p w14:paraId="34503A81" w14:textId="76BA128F" w:rsidR="00A61447" w:rsidRPr="007C5FB9" w:rsidRDefault="00A61447" w:rsidP="009A4BC9">
            <w:pPr>
              <w:pStyle w:val="BodyText"/>
              <w:spacing w:after="240"/>
              <w:cnfStyle w:val="000000100000" w:firstRow="0" w:lastRow="0" w:firstColumn="0" w:lastColumn="0" w:oddVBand="0" w:evenVBand="0" w:oddHBand="1" w:evenHBand="0" w:firstRowFirstColumn="0" w:firstRowLastColumn="0" w:lastRowFirstColumn="0" w:lastRowLastColumn="0"/>
              <w:rPr>
                <w:highlight w:val="yellow"/>
              </w:rPr>
            </w:pPr>
            <w:r w:rsidRPr="007C5FB9">
              <w:rPr>
                <w:highlight w:val="yellow"/>
              </w:rPr>
              <w:t xml:space="preserve">A robustness scenario with consistent 10% </w:t>
            </w:r>
            <w:proofErr w:type="spellStart"/>
            <w:r w:rsidRPr="007C5FB9">
              <w:rPr>
                <w:highlight w:val="yellow"/>
              </w:rPr>
              <w:t>overcatch</w:t>
            </w:r>
            <w:proofErr w:type="spellEnd"/>
            <w:r w:rsidRPr="007C5FB9">
              <w:rPr>
                <w:highlight w:val="yellow"/>
              </w:rPr>
              <w:t xml:space="preserve"> for all fleets (catch is accurately reported) (conditioning is unchanged from OMrefB</w:t>
            </w:r>
            <w:r w:rsidR="007C5FB9" w:rsidRPr="007C5FB9">
              <w:rPr>
                <w:highlight w:val="yellow"/>
              </w:rPr>
              <w:t>19.4</w:t>
            </w:r>
            <w:r w:rsidRPr="007C5FB9">
              <w:rPr>
                <w:highlight w:val="yellow"/>
              </w:rPr>
              <w:t>)</w:t>
            </w:r>
          </w:p>
        </w:tc>
        <w:tc>
          <w:tcPr>
            <w:tcW w:w="1493" w:type="dxa"/>
          </w:tcPr>
          <w:p w14:paraId="04E13864" w14:textId="77777777" w:rsidR="00A61447" w:rsidRPr="007C5FB9" w:rsidRDefault="00A61447" w:rsidP="009A4BC9">
            <w:pPr>
              <w:pStyle w:val="BodyText"/>
              <w:spacing w:after="240"/>
              <w:cnfStyle w:val="000000100000" w:firstRow="0" w:lastRow="0" w:firstColumn="0" w:lastColumn="0" w:oddVBand="0" w:evenVBand="0" w:oddHBand="1" w:evenHBand="0" w:firstRowFirstColumn="0" w:firstRowLastColumn="0" w:lastRowFirstColumn="0" w:lastRowLastColumn="0"/>
              <w:rPr>
                <w:highlight w:val="yellow"/>
              </w:rPr>
            </w:pPr>
          </w:p>
        </w:tc>
      </w:tr>
      <w:tr w:rsidR="002F3984" w14:paraId="684CE08C" w14:textId="77777777" w:rsidTr="00F4677D">
        <w:tc>
          <w:tcPr>
            <w:cnfStyle w:val="001000000000" w:firstRow="0" w:lastRow="0" w:firstColumn="1" w:lastColumn="0" w:oddVBand="0" w:evenVBand="0" w:oddHBand="0" w:evenHBand="0" w:firstRowFirstColumn="0" w:firstRowLastColumn="0" w:lastRowFirstColumn="0" w:lastRowLastColumn="0"/>
            <w:tcW w:w="2652" w:type="dxa"/>
          </w:tcPr>
          <w:p w14:paraId="1DCF5483" w14:textId="77777777" w:rsidR="002F3984" w:rsidRPr="007C5FB9" w:rsidRDefault="002F3984" w:rsidP="00F4677D">
            <w:pPr>
              <w:pStyle w:val="BodyText"/>
              <w:spacing w:after="240"/>
              <w:rPr>
                <w:b w:val="0"/>
                <w:highlight w:val="yellow"/>
              </w:rPr>
            </w:pPr>
            <w:r w:rsidRPr="007C5FB9">
              <w:rPr>
                <w:b w:val="0"/>
                <w:highlight w:val="yellow"/>
              </w:rPr>
              <w:t>OMrobB19.4.qTrend3</w:t>
            </w:r>
          </w:p>
        </w:tc>
        <w:tc>
          <w:tcPr>
            <w:tcW w:w="4768" w:type="dxa"/>
          </w:tcPr>
          <w:p w14:paraId="35E9F9BC" w14:textId="77777777" w:rsidR="002F3984" w:rsidRDefault="002F3984" w:rsidP="00F4677D">
            <w:pPr>
              <w:pStyle w:val="BodyText"/>
              <w:spacing w:after="240"/>
              <w:cnfStyle w:val="000000000000" w:firstRow="0" w:lastRow="0" w:firstColumn="0" w:lastColumn="0" w:oddVBand="0" w:evenVBand="0" w:oddHBand="0" w:evenHBand="0" w:firstRowFirstColumn="0" w:firstRowLastColumn="0" w:lastRowFirstColumn="0" w:lastRowLastColumn="0"/>
            </w:pPr>
            <w:r w:rsidRPr="007C5FB9">
              <w:rPr>
                <w:highlight w:val="yellow"/>
              </w:rPr>
              <w:t>A robustness scenario with a longline CPUE catchability trend of 3% per year in projections (conditioning is unchanged from OMrefB19.4)</w:t>
            </w:r>
          </w:p>
        </w:tc>
        <w:tc>
          <w:tcPr>
            <w:tcW w:w="1493" w:type="dxa"/>
          </w:tcPr>
          <w:p w14:paraId="6C1E7A76" w14:textId="77777777" w:rsidR="002F3984" w:rsidRDefault="002F3984" w:rsidP="00F4677D">
            <w:pPr>
              <w:pStyle w:val="BodyText"/>
              <w:spacing w:after="240"/>
              <w:cnfStyle w:val="000000000000" w:firstRow="0" w:lastRow="0" w:firstColumn="0" w:lastColumn="0" w:oddVBand="0" w:evenVBand="0" w:oddHBand="0" w:evenHBand="0" w:firstRowFirstColumn="0" w:firstRowLastColumn="0" w:lastRowFirstColumn="0" w:lastRowLastColumn="0"/>
            </w:pPr>
          </w:p>
        </w:tc>
      </w:tr>
      <w:tr w:rsidR="002F3984" w14:paraId="26225011" w14:textId="77777777" w:rsidTr="00F4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A0222EB" w14:textId="77777777" w:rsidR="002F3984" w:rsidRPr="007C5FB9" w:rsidRDefault="002F3984" w:rsidP="00F4677D">
            <w:pPr>
              <w:pStyle w:val="BodyText"/>
              <w:spacing w:after="240"/>
              <w:rPr>
                <w:b w:val="0"/>
                <w:highlight w:val="yellow"/>
              </w:rPr>
            </w:pPr>
            <w:r w:rsidRPr="007C5FB9">
              <w:rPr>
                <w:b w:val="0"/>
                <w:highlight w:val="yellow"/>
              </w:rPr>
              <w:t>OMrobB19.4.</w:t>
            </w:r>
            <w:r>
              <w:rPr>
                <w:b w:val="0"/>
                <w:highlight w:val="yellow"/>
              </w:rPr>
              <w:t>ICV3</w:t>
            </w:r>
          </w:p>
        </w:tc>
        <w:tc>
          <w:tcPr>
            <w:tcW w:w="4768" w:type="dxa"/>
          </w:tcPr>
          <w:p w14:paraId="1F027E8B" w14:textId="77777777" w:rsidR="002F3984" w:rsidRDefault="002F3984" w:rsidP="00F4677D">
            <w:pPr>
              <w:pStyle w:val="BodyText"/>
              <w:spacing w:after="240"/>
              <w:cnfStyle w:val="000000100000" w:firstRow="0" w:lastRow="0" w:firstColumn="0" w:lastColumn="0" w:oddVBand="0" w:evenVBand="0" w:oddHBand="1" w:evenHBand="0" w:firstRowFirstColumn="0" w:firstRowLastColumn="0" w:lastRowFirstColumn="0" w:lastRowLastColumn="0"/>
            </w:pPr>
            <w:r w:rsidRPr="007C5FB9">
              <w:rPr>
                <w:highlight w:val="yellow"/>
              </w:rPr>
              <w:t xml:space="preserve">A robustness scenario with a longline CPUE </w:t>
            </w:r>
            <w:r>
              <w:rPr>
                <w:highlight w:val="yellow"/>
              </w:rPr>
              <w:t xml:space="preserve">CV of 0.3 (aggregate annualized) </w:t>
            </w:r>
          </w:p>
        </w:tc>
        <w:tc>
          <w:tcPr>
            <w:tcW w:w="1493" w:type="dxa"/>
          </w:tcPr>
          <w:p w14:paraId="3DBD66EC" w14:textId="77777777" w:rsidR="002F3984" w:rsidRDefault="002F3984" w:rsidP="00F4677D">
            <w:pPr>
              <w:pStyle w:val="BodyText"/>
              <w:spacing w:after="240"/>
              <w:cnfStyle w:val="000000100000" w:firstRow="0" w:lastRow="0" w:firstColumn="0" w:lastColumn="0" w:oddVBand="0" w:evenVBand="0" w:oddHBand="1" w:evenHBand="0" w:firstRowFirstColumn="0" w:firstRowLastColumn="0" w:lastRowFirstColumn="0" w:lastRowLastColumn="0"/>
            </w:pPr>
          </w:p>
        </w:tc>
      </w:tr>
      <w:tr w:rsidR="002F3984" w14:paraId="40C4ADB4" w14:textId="77777777" w:rsidTr="00F4677D">
        <w:tc>
          <w:tcPr>
            <w:cnfStyle w:val="001000000000" w:firstRow="0" w:lastRow="0" w:firstColumn="1" w:lastColumn="0" w:oddVBand="0" w:evenVBand="0" w:oddHBand="0" w:evenHBand="0" w:firstRowFirstColumn="0" w:firstRowLastColumn="0" w:lastRowFirstColumn="0" w:lastRowLastColumn="0"/>
            <w:tcW w:w="2652" w:type="dxa"/>
          </w:tcPr>
          <w:p w14:paraId="23B40E39" w14:textId="77777777" w:rsidR="002F3984" w:rsidRPr="007C5FB9" w:rsidRDefault="002F3984" w:rsidP="00F4677D">
            <w:pPr>
              <w:pStyle w:val="BodyText"/>
              <w:spacing w:after="240"/>
              <w:rPr>
                <w:b w:val="0"/>
                <w:highlight w:val="yellow"/>
              </w:rPr>
            </w:pPr>
            <w:r w:rsidRPr="007C5FB9">
              <w:rPr>
                <w:b w:val="0"/>
                <w:highlight w:val="yellow"/>
              </w:rPr>
              <w:t>OMrobB19.4.</w:t>
            </w:r>
            <w:r>
              <w:rPr>
                <w:b w:val="0"/>
                <w:highlight w:val="yellow"/>
              </w:rPr>
              <w:t>ICVxxx</w:t>
            </w:r>
          </w:p>
        </w:tc>
        <w:tc>
          <w:tcPr>
            <w:tcW w:w="4768" w:type="dxa"/>
          </w:tcPr>
          <w:p w14:paraId="4D925A67" w14:textId="18E73359" w:rsidR="002F3984" w:rsidRDefault="002F3984" w:rsidP="00CE6862">
            <w:pPr>
              <w:pStyle w:val="BodyText"/>
              <w:spacing w:after="240"/>
              <w:cnfStyle w:val="000000000000" w:firstRow="0" w:lastRow="0" w:firstColumn="0" w:lastColumn="0" w:oddVBand="0" w:evenVBand="0" w:oddHBand="0" w:evenHBand="0" w:firstRowFirstColumn="0" w:firstRowLastColumn="0" w:lastRowFirstColumn="0" w:lastRowLastColumn="0"/>
            </w:pPr>
            <w:r w:rsidRPr="007C5FB9">
              <w:rPr>
                <w:highlight w:val="yellow"/>
              </w:rPr>
              <w:t>A</w:t>
            </w:r>
            <w:r w:rsidR="00CE6862">
              <w:rPr>
                <w:highlight w:val="yellow"/>
              </w:rPr>
              <w:t xml:space="preserve">n exploratory </w:t>
            </w:r>
            <w:r w:rsidRPr="007C5FB9">
              <w:rPr>
                <w:highlight w:val="yellow"/>
              </w:rPr>
              <w:t xml:space="preserve">scenario with a </w:t>
            </w:r>
            <w:r w:rsidR="00CE6862">
              <w:rPr>
                <w:highlight w:val="yellow"/>
              </w:rPr>
              <w:t xml:space="preserve">very small </w:t>
            </w:r>
            <w:r w:rsidRPr="007C5FB9">
              <w:rPr>
                <w:highlight w:val="yellow"/>
              </w:rPr>
              <w:t xml:space="preserve">longline CPUE </w:t>
            </w:r>
            <w:r>
              <w:rPr>
                <w:highlight w:val="yellow"/>
              </w:rPr>
              <w:t xml:space="preserve">CV </w:t>
            </w:r>
            <w:r>
              <w:t>(aggregate annual</w:t>
            </w:r>
            <w:r w:rsidR="00CE6862">
              <w:t xml:space="preserve"> = </w:t>
            </w:r>
            <w:r>
              <w:t xml:space="preserve">) </w:t>
            </w:r>
            <w:r w:rsidR="00CE6862">
              <w:t xml:space="preserve">to </w:t>
            </w:r>
            <w:r w:rsidR="00CE6862">
              <w:lastRenderedPageBreak/>
              <w:t>explore what might be achievable with a good abundance index</w:t>
            </w:r>
          </w:p>
        </w:tc>
        <w:tc>
          <w:tcPr>
            <w:tcW w:w="1493" w:type="dxa"/>
          </w:tcPr>
          <w:p w14:paraId="02A2F604" w14:textId="77777777" w:rsidR="002F3984" w:rsidRDefault="002F3984" w:rsidP="00F4677D">
            <w:pPr>
              <w:pStyle w:val="BodyText"/>
              <w:spacing w:after="240"/>
              <w:cnfStyle w:val="000000000000" w:firstRow="0" w:lastRow="0" w:firstColumn="0" w:lastColumn="0" w:oddVBand="0" w:evenVBand="0" w:oddHBand="0" w:evenHBand="0" w:firstRowFirstColumn="0" w:firstRowLastColumn="0" w:lastRowFirstColumn="0" w:lastRowLastColumn="0"/>
            </w:pPr>
          </w:p>
        </w:tc>
      </w:tr>
      <w:tr w:rsidR="002F3984" w14:paraId="176CE8E7" w14:textId="77777777" w:rsidTr="007C5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71395456" w14:textId="002FDCB4" w:rsidR="00A61447" w:rsidRPr="007C5FB9" w:rsidRDefault="00A61447" w:rsidP="002F3984">
            <w:pPr>
              <w:pStyle w:val="BodyText"/>
              <w:spacing w:after="240"/>
              <w:rPr>
                <w:b w:val="0"/>
                <w:highlight w:val="yellow"/>
              </w:rPr>
            </w:pPr>
            <w:r w:rsidRPr="007C5FB9">
              <w:rPr>
                <w:b w:val="0"/>
                <w:highlight w:val="yellow"/>
              </w:rPr>
              <w:t>OMrobB</w:t>
            </w:r>
            <w:r w:rsidR="007C5FB9" w:rsidRPr="007C5FB9">
              <w:rPr>
                <w:b w:val="0"/>
                <w:highlight w:val="yellow"/>
              </w:rPr>
              <w:t>19.4</w:t>
            </w:r>
            <w:r w:rsidRPr="007C5FB9">
              <w:rPr>
                <w:b w:val="0"/>
                <w:highlight w:val="yellow"/>
              </w:rPr>
              <w:t>.</w:t>
            </w:r>
            <w:r w:rsidR="002F3984">
              <w:rPr>
                <w:b w:val="0"/>
                <w:highlight w:val="yellow"/>
              </w:rPr>
              <w:t>recCVxxx</w:t>
            </w:r>
          </w:p>
        </w:tc>
        <w:tc>
          <w:tcPr>
            <w:tcW w:w="4768" w:type="dxa"/>
          </w:tcPr>
          <w:p w14:paraId="3F65589C" w14:textId="0D2F0C41" w:rsidR="00A61447" w:rsidRDefault="00CE6862" w:rsidP="00CE6862">
            <w:pPr>
              <w:pStyle w:val="BodyText"/>
              <w:spacing w:after="240"/>
              <w:cnfStyle w:val="000000100000" w:firstRow="0" w:lastRow="0" w:firstColumn="0" w:lastColumn="0" w:oddVBand="0" w:evenVBand="0" w:oddHBand="1" w:evenHBand="0" w:firstRowFirstColumn="0" w:firstRowLastColumn="0" w:lastRowFirstColumn="0" w:lastRowLastColumn="0"/>
            </w:pPr>
            <w:r w:rsidRPr="007C5FB9">
              <w:rPr>
                <w:highlight w:val="yellow"/>
              </w:rPr>
              <w:t>A</w:t>
            </w:r>
            <w:r>
              <w:rPr>
                <w:highlight w:val="yellow"/>
              </w:rPr>
              <w:t xml:space="preserve">n exploratory </w:t>
            </w:r>
            <w:r w:rsidRPr="007C5FB9">
              <w:rPr>
                <w:highlight w:val="yellow"/>
              </w:rPr>
              <w:t xml:space="preserve">scenario with a </w:t>
            </w:r>
            <w:r>
              <w:rPr>
                <w:highlight w:val="yellow"/>
              </w:rPr>
              <w:t xml:space="preserve">very small recruitment CV </w:t>
            </w:r>
            <w:r>
              <w:t xml:space="preserve">(aggregate annual = ) to illustrate the effect of this assumption </w:t>
            </w:r>
          </w:p>
        </w:tc>
        <w:tc>
          <w:tcPr>
            <w:tcW w:w="1493" w:type="dxa"/>
          </w:tcPr>
          <w:p w14:paraId="2E052BC5" w14:textId="77777777" w:rsidR="00A61447" w:rsidRDefault="00A61447" w:rsidP="009A4BC9">
            <w:pPr>
              <w:pStyle w:val="BodyText"/>
              <w:spacing w:after="240"/>
              <w:cnfStyle w:val="000000100000" w:firstRow="0" w:lastRow="0" w:firstColumn="0" w:lastColumn="0" w:oddVBand="0" w:evenVBand="0" w:oddHBand="1" w:evenHBand="0" w:firstRowFirstColumn="0" w:firstRowLastColumn="0" w:lastRowFirstColumn="0" w:lastRowLastColumn="0"/>
            </w:pPr>
          </w:p>
        </w:tc>
      </w:tr>
    </w:tbl>
    <w:p w14:paraId="482FB292" w14:textId="77777777" w:rsidR="00A61447" w:rsidRDefault="00A61447" w:rsidP="00A61447">
      <w:pPr>
        <w:pStyle w:val="ListParagraph"/>
        <w:spacing w:after="0"/>
      </w:pPr>
    </w:p>
    <w:p w14:paraId="68E25DE8" w14:textId="77777777" w:rsidR="00A61447" w:rsidRPr="00711CEB" w:rsidRDefault="00A61447" w:rsidP="00A61447">
      <w:pPr>
        <w:pStyle w:val="BodyText"/>
        <w:spacing w:after="240"/>
      </w:pPr>
    </w:p>
    <w:p w14:paraId="4F398970" w14:textId="23694D22" w:rsidR="00A61447" w:rsidRDefault="00A61447" w:rsidP="00A61447">
      <w:pPr>
        <w:pStyle w:val="Caption"/>
        <w:spacing w:after="240"/>
      </w:pPr>
      <w:bookmarkStart w:id="1" w:name="_Ref493772171"/>
      <w:r>
        <w:t xml:space="preserve">Table </w:t>
      </w:r>
      <w:r>
        <w:rPr>
          <w:noProof/>
        </w:rPr>
        <w:fldChar w:fldCharType="begin"/>
      </w:r>
      <w:r>
        <w:rPr>
          <w:noProof/>
        </w:rPr>
        <w:instrText xml:space="preserve"> SEQ Table \* ARABIC </w:instrText>
      </w:r>
      <w:r>
        <w:rPr>
          <w:noProof/>
        </w:rPr>
        <w:fldChar w:fldCharType="separate"/>
      </w:r>
      <w:r w:rsidR="009D1A57">
        <w:rPr>
          <w:noProof/>
        </w:rPr>
        <w:t>2</w:t>
      </w:r>
      <w:r>
        <w:rPr>
          <w:noProof/>
        </w:rPr>
        <w:fldChar w:fldCharType="end"/>
      </w:r>
      <w:bookmarkEnd w:id="1"/>
      <w:r>
        <w:t xml:space="preserve">. Model specification abbreviations. Bold indicates the BET assessment assumption(s). Some abbreviations may relate to additional explorations that were </w:t>
      </w:r>
      <w:r w:rsidR="004F2221">
        <w:t xml:space="preserve">either </w:t>
      </w:r>
      <w:r>
        <w:t>not completed, reported</w:t>
      </w:r>
      <w:r w:rsidR="004F2221">
        <w:t xml:space="preserve"> in earlier iterations</w:t>
      </w:r>
      <w:r>
        <w:t>, or pertain to YFT.</w:t>
      </w:r>
    </w:p>
    <w:tbl>
      <w:tblPr>
        <w:tblStyle w:val="TableCSIRO"/>
        <w:tblW w:w="0" w:type="auto"/>
        <w:tblLook w:val="04A0" w:firstRow="1" w:lastRow="0" w:firstColumn="1" w:lastColumn="0" w:noHBand="0" w:noVBand="1"/>
      </w:tblPr>
      <w:tblGrid>
        <w:gridCol w:w="1705"/>
        <w:gridCol w:w="7208"/>
      </w:tblGrid>
      <w:tr w:rsidR="00A61447" w14:paraId="13F0F427" w14:textId="77777777" w:rsidTr="00C91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7F7F7F" w:themeFill="text1" w:themeFillTint="80"/>
          </w:tcPr>
          <w:p w14:paraId="6D5A66B3" w14:textId="77777777" w:rsidR="00A61447" w:rsidRDefault="00A61447" w:rsidP="009A4BC9">
            <w:pPr>
              <w:pStyle w:val="BodyText"/>
              <w:spacing w:after="240"/>
            </w:pPr>
            <w:r>
              <w:t>Abbreviation</w:t>
            </w:r>
          </w:p>
        </w:tc>
        <w:tc>
          <w:tcPr>
            <w:tcW w:w="7208" w:type="dxa"/>
            <w:shd w:val="clear" w:color="auto" w:fill="7F7F7F" w:themeFill="text1" w:themeFillTint="80"/>
          </w:tcPr>
          <w:p w14:paraId="4022D923" w14:textId="77777777" w:rsidR="00A61447" w:rsidRDefault="00A61447" w:rsidP="009A4BC9">
            <w:pPr>
              <w:pStyle w:val="BodyText"/>
              <w:spacing w:after="240"/>
              <w:cnfStyle w:val="100000000000" w:firstRow="1" w:lastRow="0" w:firstColumn="0" w:lastColumn="0" w:oddVBand="0" w:evenVBand="0" w:oddHBand="0" w:evenHBand="0" w:firstRowFirstColumn="0" w:firstRowLastColumn="0" w:lastRowFirstColumn="0" w:lastRowLastColumn="0"/>
            </w:pPr>
            <w:r>
              <w:t>Definition</w:t>
            </w:r>
          </w:p>
        </w:tc>
      </w:tr>
      <w:tr w:rsidR="00A61447" w14:paraId="130AC1CF" w14:textId="77777777" w:rsidTr="00C916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DD326E1" w14:textId="77777777" w:rsidR="00A61447" w:rsidRDefault="00A61447" w:rsidP="009A4BC9">
            <w:pPr>
              <w:pStyle w:val="BodyText"/>
              <w:spacing w:before="0" w:after="240"/>
              <w:rPr>
                <w:b w:val="0"/>
              </w:rPr>
            </w:pPr>
          </w:p>
          <w:p w14:paraId="48874DBF" w14:textId="77777777" w:rsidR="00A61447" w:rsidRPr="001E6396" w:rsidRDefault="00A61447" w:rsidP="009A4BC9">
            <w:pPr>
              <w:pStyle w:val="BodyText"/>
              <w:spacing w:before="0" w:after="240"/>
            </w:pPr>
            <w:r w:rsidRPr="001E6396">
              <w:t>h70</w:t>
            </w:r>
          </w:p>
          <w:p w14:paraId="09BE6138" w14:textId="77777777" w:rsidR="00A61447" w:rsidRPr="001E6396" w:rsidRDefault="00A61447" w:rsidP="009A4BC9">
            <w:pPr>
              <w:pStyle w:val="BodyText"/>
              <w:spacing w:before="0" w:after="240"/>
            </w:pPr>
            <w:r w:rsidRPr="001E6396">
              <w:t>h80</w:t>
            </w:r>
          </w:p>
          <w:p w14:paraId="67A46A19" w14:textId="77777777" w:rsidR="00A61447" w:rsidRPr="001E6396" w:rsidRDefault="00A61447" w:rsidP="009A4BC9">
            <w:pPr>
              <w:pStyle w:val="BodyText"/>
              <w:spacing w:before="0" w:after="240"/>
            </w:pPr>
            <w:r w:rsidRPr="001E6396">
              <w:t>h90</w:t>
            </w:r>
          </w:p>
          <w:p w14:paraId="2987293C" w14:textId="77777777" w:rsidR="00A61447" w:rsidRDefault="00A61447" w:rsidP="009A4BC9">
            <w:pPr>
              <w:pStyle w:val="BodyText"/>
              <w:spacing w:before="0" w:after="240"/>
              <w:rPr>
                <w:b w:val="0"/>
              </w:rPr>
            </w:pPr>
            <w:r>
              <w:rPr>
                <w:b w:val="0"/>
              </w:rPr>
              <w:t>Rh70</w:t>
            </w:r>
          </w:p>
          <w:p w14:paraId="4145A8B5" w14:textId="77777777" w:rsidR="00A61447" w:rsidRDefault="00A61447" w:rsidP="009A4BC9">
            <w:pPr>
              <w:pStyle w:val="BodyText"/>
              <w:spacing w:before="0" w:after="240"/>
              <w:rPr>
                <w:b w:val="0"/>
              </w:rPr>
            </w:pPr>
            <w:r>
              <w:rPr>
                <w:b w:val="0"/>
              </w:rPr>
              <w:t>Rh80</w:t>
            </w:r>
          </w:p>
          <w:p w14:paraId="2865ED4A" w14:textId="77777777" w:rsidR="00A61447" w:rsidRPr="00311B67" w:rsidRDefault="00A61447" w:rsidP="009A4BC9">
            <w:pPr>
              <w:pStyle w:val="BodyText"/>
              <w:spacing w:before="0" w:after="240"/>
              <w:rPr>
                <w:b w:val="0"/>
              </w:rPr>
            </w:pPr>
            <w:r>
              <w:rPr>
                <w:b w:val="0"/>
              </w:rPr>
              <w:t>Rh90</w:t>
            </w:r>
          </w:p>
        </w:tc>
        <w:tc>
          <w:tcPr>
            <w:tcW w:w="7208" w:type="dxa"/>
          </w:tcPr>
          <w:p w14:paraId="694CF8F0"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Stock-recruit function (</w:t>
            </w:r>
            <w:r w:rsidRPr="00312364">
              <w:rPr>
                <w:i/>
              </w:rPr>
              <w:t>h</w:t>
            </w:r>
            <w:r>
              <w:t xml:space="preserve"> = steepness)</w:t>
            </w:r>
          </w:p>
          <w:p w14:paraId="48F6ECD9" w14:textId="77777777" w:rsidR="00A61447" w:rsidRPr="001E6396"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rPr>
                <w:b/>
              </w:rPr>
            </w:pPr>
            <w:proofErr w:type="spellStart"/>
            <w:r w:rsidRPr="001E6396">
              <w:rPr>
                <w:b/>
              </w:rPr>
              <w:t>Beverton</w:t>
            </w:r>
            <w:proofErr w:type="spellEnd"/>
            <w:r w:rsidRPr="001E6396">
              <w:rPr>
                <w:b/>
              </w:rPr>
              <w:t xml:space="preserve">-Holt, </w:t>
            </w:r>
            <w:r w:rsidRPr="001E6396">
              <w:rPr>
                <w:b/>
                <w:i/>
              </w:rPr>
              <w:t>h</w:t>
            </w:r>
            <w:r w:rsidRPr="001E6396">
              <w:rPr>
                <w:b/>
              </w:rPr>
              <w:t xml:space="preserve"> = 0.7</w:t>
            </w:r>
          </w:p>
          <w:p w14:paraId="43E91C9F" w14:textId="77777777" w:rsidR="00A61447" w:rsidRPr="001E6396"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rPr>
                <w:b/>
              </w:rPr>
            </w:pPr>
            <w:proofErr w:type="spellStart"/>
            <w:r w:rsidRPr="001E6396">
              <w:rPr>
                <w:b/>
              </w:rPr>
              <w:t>Beverton</w:t>
            </w:r>
            <w:proofErr w:type="spellEnd"/>
            <w:r w:rsidRPr="001E6396">
              <w:rPr>
                <w:b/>
              </w:rPr>
              <w:t xml:space="preserve">-Holt, </w:t>
            </w:r>
            <w:r w:rsidRPr="001E6396">
              <w:rPr>
                <w:b/>
                <w:i/>
              </w:rPr>
              <w:t>h</w:t>
            </w:r>
            <w:r w:rsidRPr="001E6396">
              <w:rPr>
                <w:b/>
              </w:rPr>
              <w:t xml:space="preserve"> = 0.8</w:t>
            </w:r>
          </w:p>
          <w:p w14:paraId="60FBC6CB" w14:textId="77777777" w:rsidR="00A61447" w:rsidRPr="001E6396"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rPr>
                <w:b/>
              </w:rPr>
            </w:pPr>
            <w:proofErr w:type="spellStart"/>
            <w:r w:rsidRPr="001E6396">
              <w:rPr>
                <w:b/>
              </w:rPr>
              <w:t>Beverton</w:t>
            </w:r>
            <w:proofErr w:type="spellEnd"/>
            <w:r w:rsidRPr="001E6396">
              <w:rPr>
                <w:b/>
              </w:rPr>
              <w:t xml:space="preserve">-Holt, </w:t>
            </w:r>
            <w:r w:rsidRPr="001E6396">
              <w:rPr>
                <w:b/>
                <w:i/>
              </w:rPr>
              <w:t>h</w:t>
            </w:r>
            <w:r w:rsidRPr="001E6396">
              <w:rPr>
                <w:b/>
              </w:rPr>
              <w:t xml:space="preserve"> = 0.9</w:t>
            </w:r>
          </w:p>
          <w:p w14:paraId="36063B14"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 xml:space="preserve">Ricker, </w:t>
            </w:r>
            <w:r w:rsidRPr="00312364">
              <w:rPr>
                <w:i/>
              </w:rPr>
              <w:t>h</w:t>
            </w:r>
            <w:r>
              <w:t xml:space="preserve"> = 0.7 </w:t>
            </w:r>
          </w:p>
          <w:p w14:paraId="2815463C"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 xml:space="preserve">Ricker, </w:t>
            </w:r>
            <w:r w:rsidRPr="00312364">
              <w:rPr>
                <w:i/>
              </w:rPr>
              <w:t>h</w:t>
            </w:r>
            <w:r>
              <w:t xml:space="preserve"> = 0.8 </w:t>
            </w:r>
          </w:p>
          <w:p w14:paraId="533428B6"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 xml:space="preserve">Ricker, </w:t>
            </w:r>
            <w:r w:rsidRPr="00312364">
              <w:rPr>
                <w:i/>
              </w:rPr>
              <w:t>h</w:t>
            </w:r>
            <w:r>
              <w:t xml:space="preserve"> = 0.9</w:t>
            </w:r>
          </w:p>
        </w:tc>
      </w:tr>
      <w:tr w:rsidR="00C9169E" w14:paraId="1E9CBEBF" w14:textId="77777777" w:rsidTr="00C9169E">
        <w:tc>
          <w:tcPr>
            <w:cnfStyle w:val="001000000000" w:firstRow="0" w:lastRow="0" w:firstColumn="1" w:lastColumn="0" w:oddVBand="0" w:evenVBand="0" w:oddHBand="0" w:evenHBand="0" w:firstRowFirstColumn="0" w:firstRowLastColumn="0" w:lastRowFirstColumn="0" w:lastRowLastColumn="0"/>
            <w:tcW w:w="1705" w:type="dxa"/>
          </w:tcPr>
          <w:p w14:paraId="73D6BF48" w14:textId="4C01045F" w:rsidR="00C9169E" w:rsidRDefault="00C9169E" w:rsidP="00F4677D">
            <w:pPr>
              <w:pStyle w:val="BodyText"/>
              <w:spacing w:before="0" w:after="240"/>
              <w:rPr>
                <w:b w:val="0"/>
              </w:rPr>
            </w:pPr>
          </w:p>
          <w:p w14:paraId="107532AF" w14:textId="3696A33C" w:rsidR="00C9169E" w:rsidRPr="00B30124" w:rsidRDefault="00C9169E" w:rsidP="00F4677D">
            <w:pPr>
              <w:pStyle w:val="BodyText"/>
              <w:spacing w:before="0" w:after="240"/>
            </w:pPr>
            <w:r>
              <w:t>iR1</w:t>
            </w:r>
          </w:p>
          <w:p w14:paraId="7B260B0F" w14:textId="7BE19537" w:rsidR="00C9169E" w:rsidRPr="00336830" w:rsidRDefault="00C9169E" w:rsidP="00F4677D">
            <w:pPr>
              <w:pStyle w:val="BodyText"/>
              <w:spacing w:before="0" w:after="240"/>
              <w:rPr>
                <w:b w:val="0"/>
              </w:rPr>
            </w:pPr>
            <w:r>
              <w:rPr>
                <w:b w:val="0"/>
              </w:rPr>
              <w:t>iR2</w:t>
            </w:r>
          </w:p>
          <w:p w14:paraId="7D833415" w14:textId="77777777" w:rsidR="00C9169E" w:rsidRPr="00311B67" w:rsidRDefault="00C9169E" w:rsidP="00F4677D">
            <w:pPr>
              <w:pStyle w:val="BodyText"/>
              <w:spacing w:before="0" w:after="240"/>
              <w:rPr>
                <w:b w:val="0"/>
              </w:rPr>
            </w:pPr>
          </w:p>
        </w:tc>
        <w:tc>
          <w:tcPr>
            <w:tcW w:w="7208" w:type="dxa"/>
          </w:tcPr>
          <w:p w14:paraId="2D7210BA" w14:textId="42CBE69D" w:rsidR="00C9169E" w:rsidRDefault="00C9169E" w:rsidP="00F4677D">
            <w:pPr>
              <w:pStyle w:val="BodyText"/>
              <w:spacing w:before="0" w:after="240"/>
              <w:cnfStyle w:val="000000000000" w:firstRow="0" w:lastRow="0" w:firstColumn="0" w:lastColumn="0" w:oddVBand="0" w:evenVBand="0" w:oddHBand="0" w:evenHBand="0" w:firstRowFirstColumn="0" w:firstRowLastColumn="0" w:lastRowFirstColumn="0" w:lastRowLastColumn="0"/>
            </w:pPr>
            <w:r>
              <w:t xml:space="preserve">CPUE area-weighting factors </w:t>
            </w:r>
          </w:p>
          <w:p w14:paraId="0BF8763B" w14:textId="612AF43E" w:rsidR="00566065" w:rsidRDefault="00566065" w:rsidP="00566065">
            <w:pPr>
              <w:pStyle w:val="BodyText"/>
              <w:spacing w:before="0" w:after="240"/>
              <w:cnfStyle w:val="000000000000" w:firstRow="0" w:lastRow="0" w:firstColumn="0" w:lastColumn="0" w:oddVBand="0" w:evenVBand="0" w:oddHBand="0" w:evenHBand="0" w:firstRowFirstColumn="0" w:firstRowLastColumn="0" w:lastRowFirstColumn="0" w:lastRowLastColumn="0"/>
            </w:pPr>
            <w:r>
              <w:t xml:space="preserve">preferred estimate from Hoyle (2018) </w:t>
            </w:r>
          </w:p>
          <w:p w14:paraId="0558114F" w14:textId="46276F51" w:rsidR="00C9169E" w:rsidRPr="00B30124" w:rsidRDefault="002F3984" w:rsidP="002F3984">
            <w:pPr>
              <w:pStyle w:val="BodyText"/>
              <w:spacing w:before="0" w:after="240"/>
              <w:cnfStyle w:val="000000000000" w:firstRow="0" w:lastRow="0" w:firstColumn="0" w:lastColumn="0" w:oddVBand="0" w:evenVBand="0" w:oddHBand="0" w:evenHBand="0" w:firstRowFirstColumn="0" w:firstRowLastColumn="0" w:lastRowFirstColumn="0" w:lastRowLastColumn="0"/>
            </w:pPr>
            <w:r>
              <w:t xml:space="preserve">alternate </w:t>
            </w:r>
            <w:r w:rsidR="00566065">
              <w:t>from Hoyle (2018)</w:t>
            </w:r>
            <w:r>
              <w:t xml:space="preserve"> in which Region 2 represents the lowest proportion of the </w:t>
            </w:r>
            <w:r w:rsidR="00F4677D">
              <w:t xml:space="preserve">total vulnerable </w:t>
            </w:r>
            <w:r>
              <w:t>biomass</w:t>
            </w:r>
          </w:p>
        </w:tc>
      </w:tr>
      <w:tr w:rsidR="00C9169E" w14:paraId="605714C5" w14:textId="77777777" w:rsidTr="00C916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2A74790" w14:textId="77777777" w:rsidR="00C9169E" w:rsidRDefault="00C9169E" w:rsidP="009A4BC9">
            <w:pPr>
              <w:pStyle w:val="BodyText"/>
              <w:spacing w:before="0" w:after="240"/>
            </w:pPr>
          </w:p>
          <w:p w14:paraId="42E1AA9F" w14:textId="665B615D" w:rsidR="00C9169E" w:rsidRPr="00C9169E" w:rsidRDefault="00C9169E" w:rsidP="009A4BC9">
            <w:pPr>
              <w:pStyle w:val="BodyText"/>
              <w:spacing w:before="0" w:after="240"/>
            </w:pPr>
            <w:r w:rsidRPr="00C9169E">
              <w:t>gr1</w:t>
            </w:r>
          </w:p>
          <w:p w14:paraId="683AA550" w14:textId="5AB31130" w:rsidR="00C9169E" w:rsidRDefault="00C9169E" w:rsidP="009A4BC9">
            <w:pPr>
              <w:pStyle w:val="BodyText"/>
              <w:spacing w:before="0" w:after="240"/>
              <w:rPr>
                <w:b w:val="0"/>
              </w:rPr>
            </w:pPr>
            <w:r>
              <w:rPr>
                <w:b w:val="0"/>
              </w:rPr>
              <w:t>gr2</w:t>
            </w:r>
          </w:p>
        </w:tc>
        <w:tc>
          <w:tcPr>
            <w:tcW w:w="7208" w:type="dxa"/>
          </w:tcPr>
          <w:p w14:paraId="5150368F" w14:textId="77777777" w:rsidR="00C9169E" w:rsidRDefault="00C9169E" w:rsidP="00C9169E">
            <w:pPr>
              <w:pStyle w:val="BodyText"/>
              <w:spacing w:before="0" w:after="240"/>
              <w:cnfStyle w:val="000000100000" w:firstRow="0" w:lastRow="0" w:firstColumn="0" w:lastColumn="0" w:oddVBand="0" w:evenVBand="0" w:oddHBand="1" w:evenHBand="0" w:firstRowFirstColumn="0" w:firstRowLastColumn="0" w:lastRowFirstColumn="0" w:lastRowLastColumn="0"/>
            </w:pPr>
            <w:r>
              <w:t>mean Age-length relationship (growth curve)</w:t>
            </w:r>
          </w:p>
          <w:p w14:paraId="67B38009" w14:textId="77777777" w:rsidR="00C9169E" w:rsidRDefault="00C9169E" w:rsidP="00C9169E">
            <w:pPr>
              <w:pStyle w:val="BodyText"/>
              <w:spacing w:before="0" w:after="240"/>
              <w:cnfStyle w:val="000000100000" w:firstRow="0" w:lastRow="0" w:firstColumn="0" w:lastColumn="0" w:oddVBand="0" w:evenVBand="0" w:oddHBand="1" w:evenHBand="0" w:firstRowFirstColumn="0" w:firstRowLastColumn="0" w:lastRowFirstColumn="0" w:lastRowLastColumn="0"/>
              <w:rPr>
                <w:b/>
              </w:rPr>
            </w:pPr>
            <w:r w:rsidRPr="00C9169E">
              <w:rPr>
                <w:b/>
              </w:rPr>
              <w:t>original from assessment</w:t>
            </w:r>
          </w:p>
          <w:p w14:paraId="2CE4CB46" w14:textId="0846D634" w:rsidR="00C9169E" w:rsidRPr="00C9169E" w:rsidRDefault="00C9169E" w:rsidP="00C9169E">
            <w:pPr>
              <w:pStyle w:val="BodyText"/>
              <w:spacing w:before="0" w:after="240"/>
              <w:cnfStyle w:val="000000100000" w:firstRow="0" w:lastRow="0" w:firstColumn="0" w:lastColumn="0" w:oddVBand="0" w:evenVBand="0" w:oddHBand="1" w:evenHBand="0" w:firstRowFirstColumn="0" w:firstRowLastColumn="0" w:lastRowFirstColumn="0" w:lastRowLastColumn="0"/>
            </w:pPr>
            <w:r>
              <w:t xml:space="preserve">speculative alternate </w:t>
            </w:r>
            <w:r w:rsidRPr="00C9169E">
              <w:t>curve produced for this report</w:t>
            </w:r>
          </w:p>
        </w:tc>
      </w:tr>
      <w:tr w:rsidR="00A61447" w14:paraId="7A1AB071" w14:textId="77777777" w:rsidTr="00C9169E">
        <w:tc>
          <w:tcPr>
            <w:cnfStyle w:val="001000000000" w:firstRow="0" w:lastRow="0" w:firstColumn="1" w:lastColumn="0" w:oddVBand="0" w:evenVBand="0" w:oddHBand="0" w:evenHBand="0" w:firstRowFirstColumn="0" w:firstRowLastColumn="0" w:lastRowFirstColumn="0" w:lastRowLastColumn="0"/>
            <w:tcW w:w="1705" w:type="dxa"/>
          </w:tcPr>
          <w:p w14:paraId="1EB9E710" w14:textId="77777777" w:rsidR="00A61447" w:rsidRDefault="00A61447" w:rsidP="009A4BC9">
            <w:pPr>
              <w:pStyle w:val="BodyText"/>
              <w:spacing w:before="0" w:after="240"/>
              <w:rPr>
                <w:b w:val="0"/>
              </w:rPr>
            </w:pPr>
          </w:p>
          <w:p w14:paraId="5CE20184" w14:textId="77777777" w:rsidR="00A61447" w:rsidRDefault="00A61447" w:rsidP="009A4BC9">
            <w:pPr>
              <w:pStyle w:val="BodyText"/>
              <w:spacing w:before="0" w:after="240"/>
              <w:rPr>
                <w:b w:val="0"/>
              </w:rPr>
            </w:pPr>
            <w:r>
              <w:rPr>
                <w:b w:val="0"/>
              </w:rPr>
              <w:t>sr4</w:t>
            </w:r>
          </w:p>
          <w:p w14:paraId="65610156" w14:textId="77777777" w:rsidR="00A61447" w:rsidRPr="00B30124" w:rsidRDefault="00A61447" w:rsidP="009A4BC9">
            <w:pPr>
              <w:pStyle w:val="BodyText"/>
              <w:spacing w:before="0" w:after="240"/>
            </w:pPr>
            <w:r w:rsidRPr="00B30124">
              <w:lastRenderedPageBreak/>
              <w:t>sr6</w:t>
            </w:r>
          </w:p>
          <w:p w14:paraId="557D3F05" w14:textId="77777777" w:rsidR="00A61447" w:rsidRPr="00336830" w:rsidRDefault="00A61447" w:rsidP="009A4BC9">
            <w:pPr>
              <w:pStyle w:val="BodyText"/>
              <w:spacing w:before="0" w:after="240"/>
              <w:rPr>
                <w:b w:val="0"/>
              </w:rPr>
            </w:pPr>
            <w:r>
              <w:rPr>
                <w:b w:val="0"/>
              </w:rPr>
              <w:t>sr8</w:t>
            </w:r>
          </w:p>
          <w:p w14:paraId="40E7898B" w14:textId="77777777" w:rsidR="00A61447" w:rsidRPr="00311B67" w:rsidRDefault="00A61447" w:rsidP="009A4BC9">
            <w:pPr>
              <w:pStyle w:val="BodyText"/>
              <w:spacing w:before="0" w:after="240"/>
              <w:rPr>
                <w:b w:val="0"/>
              </w:rPr>
            </w:pPr>
          </w:p>
        </w:tc>
        <w:tc>
          <w:tcPr>
            <w:tcW w:w="7208" w:type="dxa"/>
          </w:tcPr>
          <w:p w14:paraId="0D947476"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lastRenderedPageBreak/>
              <w:t xml:space="preserve">Recruitment deviation penalty </w:t>
            </w:r>
          </w:p>
          <w:p w14:paraId="134499FA"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proofErr w:type="spellStart"/>
            <w:r w:rsidRPr="00B30124">
              <w:rPr>
                <w:i/>
              </w:rPr>
              <w:t>σ</w:t>
            </w:r>
            <w:r w:rsidRPr="00B30124">
              <w:rPr>
                <w:i/>
                <w:vertAlign w:val="subscript"/>
              </w:rPr>
              <w:t>R</w:t>
            </w:r>
            <w:proofErr w:type="spellEnd"/>
            <w:r>
              <w:t xml:space="preserve"> = 0.4</w:t>
            </w:r>
          </w:p>
          <w:p w14:paraId="49D3CDC2" w14:textId="77777777" w:rsidR="00A61447" w:rsidRPr="00B30124"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rPr>
                <w:b/>
              </w:rPr>
            </w:pPr>
            <w:proofErr w:type="spellStart"/>
            <w:r w:rsidRPr="00B30124">
              <w:rPr>
                <w:b/>
                <w:i/>
              </w:rPr>
              <w:lastRenderedPageBreak/>
              <w:t>σ</w:t>
            </w:r>
            <w:r w:rsidRPr="00B30124">
              <w:rPr>
                <w:b/>
                <w:i/>
                <w:vertAlign w:val="subscript"/>
              </w:rPr>
              <w:t>R</w:t>
            </w:r>
            <w:proofErr w:type="spellEnd"/>
            <w:r w:rsidRPr="00B30124">
              <w:rPr>
                <w:b/>
              </w:rPr>
              <w:t xml:space="preserve"> = 0.6</w:t>
            </w:r>
          </w:p>
          <w:p w14:paraId="5D895F52" w14:textId="77777777" w:rsidR="00A61447" w:rsidRPr="00B30124"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proofErr w:type="spellStart"/>
            <w:r w:rsidRPr="00B30124">
              <w:rPr>
                <w:i/>
              </w:rPr>
              <w:t>σ</w:t>
            </w:r>
            <w:r w:rsidRPr="00B30124">
              <w:rPr>
                <w:i/>
                <w:vertAlign w:val="subscript"/>
              </w:rPr>
              <w:t>R</w:t>
            </w:r>
            <w:proofErr w:type="spellEnd"/>
            <w:r>
              <w:t xml:space="preserve"> = 0.8</w:t>
            </w:r>
          </w:p>
        </w:tc>
      </w:tr>
      <w:tr w:rsidR="00A61447" w14:paraId="230099C7" w14:textId="77777777" w:rsidTr="00C916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CEFCF37" w14:textId="77777777" w:rsidR="00A61447" w:rsidRDefault="00A61447" w:rsidP="009A4BC9">
            <w:pPr>
              <w:pStyle w:val="BodyText"/>
              <w:spacing w:before="0" w:after="240"/>
              <w:rPr>
                <w:b w:val="0"/>
              </w:rPr>
            </w:pPr>
          </w:p>
          <w:p w14:paraId="46ED6E09" w14:textId="77777777" w:rsidR="00A61447" w:rsidRPr="00336830" w:rsidRDefault="00A61447" w:rsidP="009A4BC9">
            <w:pPr>
              <w:pStyle w:val="BodyText"/>
              <w:spacing w:before="0" w:after="240"/>
              <w:rPr>
                <w:b w:val="0"/>
              </w:rPr>
            </w:pPr>
            <w:r>
              <w:rPr>
                <w:b w:val="0"/>
              </w:rPr>
              <w:t>r55</w:t>
            </w:r>
          </w:p>
          <w:p w14:paraId="1DA32F41" w14:textId="77777777" w:rsidR="00A61447" w:rsidRPr="00311B67" w:rsidRDefault="00A61447" w:rsidP="009A4BC9">
            <w:pPr>
              <w:pStyle w:val="BodyText"/>
              <w:spacing w:before="0" w:after="240"/>
              <w:rPr>
                <w:b w:val="0"/>
              </w:rPr>
            </w:pPr>
          </w:p>
        </w:tc>
        <w:tc>
          <w:tcPr>
            <w:tcW w:w="7208" w:type="dxa"/>
          </w:tcPr>
          <w:p w14:paraId="18589E3E"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 xml:space="preserve">Future recruit failure </w:t>
            </w:r>
          </w:p>
          <w:p w14:paraId="1ABB6AE5" w14:textId="36D1C095"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 xml:space="preserve">3 years of poor recruitment (2019-2022); mean dev = -0.55, consistent with </w:t>
            </w:r>
            <w:r w:rsidR="006B4CBD">
              <w:t xml:space="preserve">2015 </w:t>
            </w:r>
            <w:r>
              <w:t>YFT assessment</w:t>
            </w:r>
          </w:p>
        </w:tc>
      </w:tr>
      <w:tr w:rsidR="00A61447" w14:paraId="29DF4B67" w14:textId="77777777" w:rsidTr="00C9169E">
        <w:tc>
          <w:tcPr>
            <w:cnfStyle w:val="001000000000" w:firstRow="0" w:lastRow="0" w:firstColumn="1" w:lastColumn="0" w:oddVBand="0" w:evenVBand="0" w:oddHBand="0" w:evenHBand="0" w:firstRowFirstColumn="0" w:firstRowLastColumn="0" w:lastRowFirstColumn="0" w:lastRowLastColumn="0"/>
            <w:tcW w:w="1705" w:type="dxa"/>
          </w:tcPr>
          <w:p w14:paraId="69181ED0" w14:textId="77777777" w:rsidR="00A61447" w:rsidRDefault="00A61447" w:rsidP="009A4BC9">
            <w:pPr>
              <w:pStyle w:val="BodyText"/>
              <w:spacing w:before="0" w:after="240"/>
            </w:pPr>
          </w:p>
          <w:p w14:paraId="5D630241" w14:textId="77777777" w:rsidR="00A61447" w:rsidRPr="00311B67" w:rsidRDefault="00A61447" w:rsidP="009A4BC9">
            <w:pPr>
              <w:pStyle w:val="BodyText"/>
              <w:spacing w:before="0" w:after="240"/>
            </w:pPr>
            <w:r w:rsidRPr="00311B67">
              <w:t>M10</w:t>
            </w:r>
          </w:p>
          <w:p w14:paraId="3A5A58A5" w14:textId="77777777" w:rsidR="00A61447" w:rsidRPr="00311B67" w:rsidRDefault="00A61447" w:rsidP="009A4BC9">
            <w:pPr>
              <w:pStyle w:val="BodyText"/>
              <w:spacing w:before="0" w:after="240"/>
              <w:rPr>
                <w:b w:val="0"/>
              </w:rPr>
            </w:pPr>
            <w:r>
              <w:rPr>
                <w:b w:val="0"/>
              </w:rPr>
              <w:t>M08</w:t>
            </w:r>
          </w:p>
          <w:p w14:paraId="37079466" w14:textId="77777777" w:rsidR="00A61447" w:rsidRPr="00311B67" w:rsidRDefault="00A61447" w:rsidP="009A4BC9">
            <w:pPr>
              <w:pStyle w:val="BodyText"/>
              <w:spacing w:before="0" w:after="240"/>
              <w:rPr>
                <w:b w:val="0"/>
              </w:rPr>
            </w:pPr>
            <w:r w:rsidRPr="00311B67">
              <w:rPr>
                <w:b w:val="0"/>
              </w:rPr>
              <w:t>M06</w:t>
            </w:r>
          </w:p>
        </w:tc>
        <w:tc>
          <w:tcPr>
            <w:tcW w:w="7208" w:type="dxa"/>
          </w:tcPr>
          <w:p w14:paraId="38D4DA75" w14:textId="590A64F2" w:rsidR="00A61447" w:rsidRPr="00C02898"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rsidRPr="00C02898">
              <w:t xml:space="preserve">Natural mortality </w:t>
            </w:r>
            <w:r w:rsidR="00EF4F19">
              <w:t>scaling factor</w:t>
            </w:r>
            <w:r w:rsidRPr="00C02898">
              <w:t xml:space="preserve"> relative to SA</w:t>
            </w:r>
            <w:r w:rsidR="00EF4F19">
              <w:t xml:space="preserve"> </w:t>
            </w:r>
            <w:r w:rsidRPr="00C02898">
              <w:t>base</w:t>
            </w:r>
            <w:r w:rsidR="00EF4F19">
              <w:t>line level</w:t>
            </w:r>
            <w:r w:rsidRPr="00C02898">
              <w:t xml:space="preserve"> </w:t>
            </w:r>
          </w:p>
          <w:p w14:paraId="58CD8655" w14:textId="77777777" w:rsidR="00A61447" w:rsidRPr="00311B6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rPr>
                <w:b/>
              </w:rPr>
            </w:pPr>
            <w:r w:rsidRPr="00311B67">
              <w:rPr>
                <w:b/>
              </w:rPr>
              <w:t>1.0</w:t>
            </w:r>
          </w:p>
          <w:p w14:paraId="5FA73DD3"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0.8</w:t>
            </w:r>
          </w:p>
          <w:p w14:paraId="2DFBA46A"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0.6</w:t>
            </w:r>
          </w:p>
        </w:tc>
      </w:tr>
      <w:tr w:rsidR="00A61447" w14:paraId="107C5EAD" w14:textId="77777777" w:rsidTr="00C916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65C8089" w14:textId="77777777" w:rsidR="00A61447" w:rsidRDefault="00A61447" w:rsidP="009A4BC9">
            <w:pPr>
              <w:pStyle w:val="BodyText"/>
              <w:spacing w:before="0" w:after="240"/>
              <w:rPr>
                <w:b w:val="0"/>
              </w:rPr>
            </w:pPr>
          </w:p>
          <w:p w14:paraId="55BC0AF8" w14:textId="77777777" w:rsidR="00A61447" w:rsidRPr="00311B67" w:rsidRDefault="00A61447" w:rsidP="009A4BC9">
            <w:pPr>
              <w:pStyle w:val="BodyText"/>
              <w:spacing w:before="0" w:after="240"/>
              <w:rPr>
                <w:b w:val="0"/>
              </w:rPr>
            </w:pPr>
            <w:r w:rsidRPr="00311B67">
              <w:rPr>
                <w:b w:val="0"/>
              </w:rPr>
              <w:t>t00</w:t>
            </w:r>
          </w:p>
          <w:p w14:paraId="29FDA808" w14:textId="77777777" w:rsidR="00A61447" w:rsidRPr="00311B67" w:rsidRDefault="00A61447" w:rsidP="009A4BC9">
            <w:pPr>
              <w:pStyle w:val="BodyText"/>
              <w:spacing w:before="0" w:after="240"/>
              <w:rPr>
                <w:b w:val="0"/>
              </w:rPr>
            </w:pPr>
            <w:r w:rsidRPr="00311B67">
              <w:rPr>
                <w:b w:val="0"/>
              </w:rPr>
              <w:t>t0001</w:t>
            </w:r>
          </w:p>
          <w:p w14:paraId="03240FE1" w14:textId="77777777" w:rsidR="00A61447" w:rsidRPr="00311B67" w:rsidRDefault="00A61447" w:rsidP="009A4BC9">
            <w:pPr>
              <w:pStyle w:val="BodyText"/>
              <w:spacing w:before="0" w:after="240"/>
              <w:rPr>
                <w:b w:val="0"/>
              </w:rPr>
            </w:pPr>
            <w:r w:rsidRPr="00311B67">
              <w:rPr>
                <w:b w:val="0"/>
              </w:rPr>
              <w:t>t001</w:t>
            </w:r>
          </w:p>
          <w:p w14:paraId="1981DD78" w14:textId="77777777" w:rsidR="00A61447" w:rsidRPr="001E6396" w:rsidRDefault="00A61447" w:rsidP="009A4BC9">
            <w:pPr>
              <w:pStyle w:val="BodyText"/>
              <w:spacing w:before="0" w:after="240"/>
            </w:pPr>
            <w:r w:rsidRPr="001E6396">
              <w:t>t01</w:t>
            </w:r>
          </w:p>
          <w:p w14:paraId="2619F6F3" w14:textId="77777777" w:rsidR="00A61447" w:rsidRPr="001E6396" w:rsidRDefault="00A61447" w:rsidP="009A4BC9">
            <w:pPr>
              <w:pStyle w:val="BodyText"/>
              <w:spacing w:before="0" w:after="240"/>
            </w:pPr>
            <w:r w:rsidRPr="001E6396">
              <w:t>t10</w:t>
            </w:r>
          </w:p>
          <w:p w14:paraId="4D239527" w14:textId="77777777" w:rsidR="00A61447" w:rsidRPr="00311B67" w:rsidRDefault="00A61447" w:rsidP="009A4BC9">
            <w:pPr>
              <w:pStyle w:val="BodyText"/>
              <w:spacing w:before="0" w:after="240"/>
              <w:rPr>
                <w:b w:val="0"/>
              </w:rPr>
            </w:pPr>
            <w:r w:rsidRPr="00311B67">
              <w:rPr>
                <w:b w:val="0"/>
              </w:rPr>
              <w:t>t15</w:t>
            </w:r>
          </w:p>
        </w:tc>
        <w:tc>
          <w:tcPr>
            <w:tcW w:w="7208" w:type="dxa"/>
          </w:tcPr>
          <w:p w14:paraId="691DE0F1"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Tag recapture data weighting (tag composition and negative binomial)</w:t>
            </w:r>
          </w:p>
          <w:p w14:paraId="3A4B6D58"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 xml:space="preserve">λ = 0 </w:t>
            </w:r>
          </w:p>
          <w:p w14:paraId="7AAEA31B"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λ = 0.0001</w:t>
            </w:r>
          </w:p>
          <w:p w14:paraId="18B4305B"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 xml:space="preserve">λ = 0.01 </w:t>
            </w:r>
          </w:p>
          <w:p w14:paraId="53AFDC1D" w14:textId="77777777" w:rsidR="00A61447" w:rsidRPr="001E6396"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rPr>
                <w:b/>
              </w:rPr>
            </w:pPr>
            <w:r w:rsidRPr="001E6396">
              <w:rPr>
                <w:b/>
              </w:rPr>
              <w:t xml:space="preserve">λ = 0.1 </w:t>
            </w:r>
          </w:p>
          <w:p w14:paraId="1C9C2233" w14:textId="77777777" w:rsidR="00A61447" w:rsidRPr="001E6396"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rPr>
                <w:b/>
              </w:rPr>
            </w:pPr>
            <w:r w:rsidRPr="001E6396">
              <w:rPr>
                <w:b/>
              </w:rPr>
              <w:t xml:space="preserve">λ = 1.0 </w:t>
            </w:r>
          </w:p>
          <w:p w14:paraId="2CD8B3F4"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 xml:space="preserve">λ = 1.5   </w:t>
            </w:r>
          </w:p>
        </w:tc>
      </w:tr>
      <w:tr w:rsidR="00A61447" w14:paraId="3314307F" w14:textId="77777777" w:rsidTr="00C9169E">
        <w:tc>
          <w:tcPr>
            <w:cnfStyle w:val="001000000000" w:firstRow="0" w:lastRow="0" w:firstColumn="1" w:lastColumn="0" w:oddVBand="0" w:evenVBand="0" w:oddHBand="0" w:evenHBand="0" w:firstRowFirstColumn="0" w:firstRowLastColumn="0" w:lastRowFirstColumn="0" w:lastRowLastColumn="0"/>
            <w:tcW w:w="1705" w:type="dxa"/>
          </w:tcPr>
          <w:p w14:paraId="0E48CDD2" w14:textId="77777777" w:rsidR="00A61447" w:rsidRDefault="00A61447" w:rsidP="009A4BC9">
            <w:pPr>
              <w:pStyle w:val="BodyText"/>
              <w:spacing w:before="0" w:after="240"/>
            </w:pPr>
          </w:p>
          <w:p w14:paraId="1A0CA2E5" w14:textId="77777777" w:rsidR="00A61447" w:rsidRDefault="00A61447" w:rsidP="009A4BC9">
            <w:pPr>
              <w:pStyle w:val="BodyText"/>
              <w:spacing w:before="0" w:after="240"/>
            </w:pPr>
            <w:r>
              <w:t>q0</w:t>
            </w:r>
          </w:p>
          <w:p w14:paraId="71D1E81B" w14:textId="77777777" w:rsidR="00A61447" w:rsidRDefault="00A61447" w:rsidP="009A4BC9">
            <w:pPr>
              <w:pStyle w:val="BodyText"/>
              <w:spacing w:before="0" w:after="240"/>
              <w:rPr>
                <w:b w:val="0"/>
              </w:rPr>
            </w:pPr>
            <w:r w:rsidRPr="00311B67">
              <w:rPr>
                <w:b w:val="0"/>
              </w:rPr>
              <w:t>q1</w:t>
            </w:r>
          </w:p>
          <w:p w14:paraId="1CC24780" w14:textId="77777777" w:rsidR="00A61447" w:rsidRDefault="00A61447" w:rsidP="009A4BC9">
            <w:pPr>
              <w:pStyle w:val="BodyText"/>
              <w:spacing w:before="0" w:after="240"/>
              <w:rPr>
                <w:b w:val="0"/>
              </w:rPr>
            </w:pPr>
            <w:r>
              <w:rPr>
                <w:b w:val="0"/>
              </w:rPr>
              <w:t>q3</w:t>
            </w:r>
          </w:p>
          <w:p w14:paraId="643DBE5B" w14:textId="77777777" w:rsidR="00A61447" w:rsidRPr="00311B67" w:rsidRDefault="00A61447" w:rsidP="009A4BC9">
            <w:pPr>
              <w:pStyle w:val="BodyText"/>
              <w:spacing w:before="0" w:after="240"/>
              <w:rPr>
                <w:b w:val="0"/>
              </w:rPr>
            </w:pPr>
            <w:r>
              <w:rPr>
                <w:b w:val="0"/>
              </w:rPr>
              <w:t>q5</w:t>
            </w:r>
          </w:p>
        </w:tc>
        <w:tc>
          <w:tcPr>
            <w:tcW w:w="7208" w:type="dxa"/>
          </w:tcPr>
          <w:p w14:paraId="2FBCA67D" w14:textId="77777777" w:rsidR="00A61447" w:rsidRPr="00C02898"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rsidRPr="00C02898">
              <w:t>Assumed</w:t>
            </w:r>
            <w:r>
              <w:t xml:space="preserve"> longline </w:t>
            </w:r>
            <w:r w:rsidRPr="00C02898">
              <w:t xml:space="preserve">CPUE catchability trend (compounded) </w:t>
            </w:r>
          </w:p>
          <w:p w14:paraId="734BE5CB" w14:textId="77777777" w:rsidR="00A61447" w:rsidRPr="00311B6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rPr>
                <w:b/>
              </w:rPr>
            </w:pPr>
            <w:r w:rsidRPr="00311B67">
              <w:rPr>
                <w:b/>
              </w:rPr>
              <w:t>0% per annum</w:t>
            </w:r>
          </w:p>
          <w:p w14:paraId="41BB9B86"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1% per annum</w:t>
            </w:r>
          </w:p>
          <w:p w14:paraId="554A4A68"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3% per annum</w:t>
            </w:r>
          </w:p>
          <w:p w14:paraId="1E1552BF"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5% per annum</w:t>
            </w:r>
          </w:p>
        </w:tc>
      </w:tr>
      <w:tr w:rsidR="00396D50" w14:paraId="47692703" w14:textId="77777777" w:rsidTr="00F93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99697D7" w14:textId="77777777" w:rsidR="00396D50" w:rsidRDefault="00396D50" w:rsidP="00F9379C">
            <w:pPr>
              <w:pStyle w:val="BodyText"/>
              <w:spacing w:before="0" w:after="240"/>
            </w:pPr>
          </w:p>
          <w:p w14:paraId="014BF903" w14:textId="77777777" w:rsidR="00396D50" w:rsidRDefault="00396D50" w:rsidP="00F9379C">
            <w:pPr>
              <w:pStyle w:val="BodyText"/>
              <w:spacing w:before="0" w:after="240"/>
            </w:pPr>
            <w:proofErr w:type="spellStart"/>
            <w:r>
              <w:t>iH</w:t>
            </w:r>
            <w:proofErr w:type="spellEnd"/>
          </w:p>
          <w:p w14:paraId="643A686F" w14:textId="4AC13B09" w:rsidR="00396D50" w:rsidRPr="00C02898" w:rsidRDefault="00396D50" w:rsidP="00396D50">
            <w:pPr>
              <w:pStyle w:val="BodyText"/>
              <w:spacing w:before="0" w:after="240"/>
              <w:rPr>
                <w:b w:val="0"/>
              </w:rPr>
            </w:pPr>
            <w:proofErr w:type="spellStart"/>
            <w:r w:rsidRPr="00D3536B">
              <w:rPr>
                <w:b w:val="0"/>
              </w:rPr>
              <w:lastRenderedPageBreak/>
              <w:t>i</w:t>
            </w:r>
            <w:r>
              <w:rPr>
                <w:b w:val="0"/>
              </w:rPr>
              <w:t>C</w:t>
            </w:r>
            <w:proofErr w:type="spellEnd"/>
          </w:p>
        </w:tc>
        <w:tc>
          <w:tcPr>
            <w:tcW w:w="7208" w:type="dxa"/>
          </w:tcPr>
          <w:p w14:paraId="2FC55CE4" w14:textId="280A8352" w:rsidR="00396D50" w:rsidRDefault="00396D50" w:rsidP="00F9379C">
            <w:pPr>
              <w:pStyle w:val="BodyText"/>
              <w:spacing w:before="0" w:after="240"/>
              <w:cnfStyle w:val="000000100000" w:firstRow="0" w:lastRow="0" w:firstColumn="0" w:lastColumn="0" w:oddVBand="0" w:evenVBand="0" w:oddHBand="1" w:evenHBand="0" w:firstRowFirstColumn="0" w:firstRowLastColumn="0" w:lastRowFirstColumn="0" w:lastRowLastColumn="0"/>
            </w:pPr>
            <w:r>
              <w:lastRenderedPageBreak/>
              <w:t xml:space="preserve">Tropical CPUE standardization method </w:t>
            </w:r>
          </w:p>
          <w:p w14:paraId="4945C355" w14:textId="127D1569" w:rsidR="00396D50" w:rsidRPr="00396D50" w:rsidRDefault="00396D50" w:rsidP="00F9379C">
            <w:pPr>
              <w:pStyle w:val="BodyText"/>
              <w:spacing w:before="0" w:after="240"/>
              <w:cnfStyle w:val="000000100000" w:firstRow="0" w:lastRow="0" w:firstColumn="0" w:lastColumn="0" w:oddVBand="0" w:evenVBand="0" w:oddHBand="1" w:evenHBand="0" w:firstRowFirstColumn="0" w:firstRowLastColumn="0" w:lastRowFirstColumn="0" w:lastRowLastColumn="0"/>
              <w:rPr>
                <w:b/>
              </w:rPr>
            </w:pPr>
            <w:r>
              <w:rPr>
                <w:b/>
              </w:rPr>
              <w:t>Hooks Between Floats</w:t>
            </w:r>
          </w:p>
          <w:p w14:paraId="14637AC2" w14:textId="17682C6D" w:rsidR="00396D50" w:rsidRDefault="00396D50" w:rsidP="00396D50">
            <w:pPr>
              <w:pStyle w:val="BodyText"/>
              <w:spacing w:before="0" w:after="240"/>
              <w:cnfStyle w:val="000000100000" w:firstRow="0" w:lastRow="0" w:firstColumn="0" w:lastColumn="0" w:oddVBand="0" w:evenVBand="0" w:oddHBand="1" w:evenHBand="0" w:firstRowFirstColumn="0" w:firstRowLastColumn="0" w:lastRowFirstColumn="0" w:lastRowLastColumn="0"/>
            </w:pPr>
            <w:r>
              <w:lastRenderedPageBreak/>
              <w:t>Cluster analysis</w:t>
            </w:r>
            <w:r w:rsidRPr="00D3536B">
              <w:t xml:space="preserve"> </w:t>
            </w:r>
          </w:p>
        </w:tc>
      </w:tr>
      <w:tr w:rsidR="00A61447" w14:paraId="63F13985" w14:textId="77777777" w:rsidTr="00C9169E">
        <w:tc>
          <w:tcPr>
            <w:cnfStyle w:val="001000000000" w:firstRow="0" w:lastRow="0" w:firstColumn="1" w:lastColumn="0" w:oddVBand="0" w:evenVBand="0" w:oddHBand="0" w:evenHBand="0" w:firstRowFirstColumn="0" w:firstRowLastColumn="0" w:lastRowFirstColumn="0" w:lastRowLastColumn="0"/>
            <w:tcW w:w="1705" w:type="dxa"/>
          </w:tcPr>
          <w:p w14:paraId="28953A13" w14:textId="77777777" w:rsidR="00A61447" w:rsidRDefault="00A61447" w:rsidP="009A4BC9">
            <w:pPr>
              <w:pStyle w:val="BodyText"/>
              <w:spacing w:before="0" w:after="240"/>
            </w:pPr>
          </w:p>
          <w:p w14:paraId="31540C1F" w14:textId="0061D975" w:rsidR="00396D50" w:rsidRPr="00396D50" w:rsidRDefault="00396D50" w:rsidP="009A4BC9">
            <w:pPr>
              <w:pStyle w:val="BodyText"/>
              <w:spacing w:before="0" w:after="240"/>
              <w:rPr>
                <w:b w:val="0"/>
              </w:rPr>
            </w:pPr>
            <w:r w:rsidRPr="00396D50">
              <w:rPr>
                <w:b w:val="0"/>
              </w:rPr>
              <w:t>i1</w:t>
            </w:r>
          </w:p>
          <w:p w14:paraId="7FE1BEBE" w14:textId="763F9FFC" w:rsidR="00A61447" w:rsidRDefault="00396D50" w:rsidP="009A4BC9">
            <w:pPr>
              <w:pStyle w:val="BodyText"/>
              <w:spacing w:before="0" w:after="240"/>
            </w:pPr>
            <w:r>
              <w:t>i2</w:t>
            </w:r>
          </w:p>
          <w:p w14:paraId="401132D5" w14:textId="44E008F6" w:rsidR="00A61447" w:rsidRPr="00C02898" w:rsidRDefault="00396D50" w:rsidP="009A4BC9">
            <w:pPr>
              <w:pStyle w:val="BodyText"/>
              <w:spacing w:before="0" w:after="240"/>
              <w:rPr>
                <w:b w:val="0"/>
              </w:rPr>
            </w:pPr>
            <w:r>
              <w:rPr>
                <w:b w:val="0"/>
              </w:rPr>
              <w:t>i3</w:t>
            </w:r>
          </w:p>
        </w:tc>
        <w:tc>
          <w:tcPr>
            <w:tcW w:w="7208" w:type="dxa"/>
          </w:tcPr>
          <w:p w14:paraId="6ED7E639" w14:textId="1D066BE5"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 xml:space="preserve">CPUE </w:t>
            </w:r>
            <w:r w:rsidR="00396D50">
              <w:t xml:space="preserve">observation error </w:t>
            </w:r>
          </w:p>
          <w:p w14:paraId="5121FD08" w14:textId="77777777" w:rsidR="00396D50" w:rsidRPr="00396D50" w:rsidRDefault="00396D50" w:rsidP="00396D50">
            <w:pPr>
              <w:pStyle w:val="BodyText"/>
              <w:spacing w:before="0" w:after="240"/>
              <w:cnfStyle w:val="000000000000" w:firstRow="0" w:lastRow="0" w:firstColumn="0" w:lastColumn="0" w:oddVBand="0" w:evenVBand="0" w:oddHBand="0" w:evenHBand="0" w:firstRowFirstColumn="0" w:firstRowLastColumn="0" w:lastRowFirstColumn="0" w:lastRowLastColumn="0"/>
            </w:pPr>
            <w:r w:rsidRPr="00396D50">
              <w:t xml:space="preserve">annual </w:t>
            </w:r>
            <w:proofErr w:type="spellStart"/>
            <w:r w:rsidRPr="00396D50">
              <w:t>σ</w:t>
            </w:r>
            <w:r w:rsidRPr="00396D50">
              <w:rPr>
                <w:vertAlign w:val="subscript"/>
              </w:rPr>
              <w:t>CPUE</w:t>
            </w:r>
            <w:proofErr w:type="spellEnd"/>
            <w:r w:rsidRPr="00396D50">
              <w:t xml:space="preserve"> = 0.2</w:t>
            </w:r>
          </w:p>
          <w:p w14:paraId="1FF509FA" w14:textId="77777777" w:rsidR="00396D50" w:rsidRPr="00C02898" w:rsidRDefault="00396D50" w:rsidP="00396D50">
            <w:pPr>
              <w:pStyle w:val="BodyText"/>
              <w:spacing w:before="0" w:after="240"/>
              <w:cnfStyle w:val="000000000000" w:firstRow="0" w:lastRow="0" w:firstColumn="0" w:lastColumn="0" w:oddVBand="0" w:evenVBand="0" w:oddHBand="0" w:evenHBand="0" w:firstRowFirstColumn="0" w:firstRowLastColumn="0" w:lastRowFirstColumn="0" w:lastRowLastColumn="0"/>
              <w:rPr>
                <w:b/>
              </w:rPr>
            </w:pPr>
            <w:r>
              <w:rPr>
                <w:b/>
              </w:rPr>
              <w:t xml:space="preserve">annual </w:t>
            </w:r>
            <w:proofErr w:type="spellStart"/>
            <w:r>
              <w:rPr>
                <w:b/>
              </w:rPr>
              <w:t>σ</w:t>
            </w:r>
            <w:r>
              <w:rPr>
                <w:b/>
                <w:vertAlign w:val="subscript"/>
              </w:rPr>
              <w:t>CPUE</w:t>
            </w:r>
            <w:proofErr w:type="spellEnd"/>
            <w:r>
              <w:rPr>
                <w:b/>
              </w:rPr>
              <w:t xml:space="preserve"> = 0.2</w:t>
            </w:r>
          </w:p>
          <w:p w14:paraId="0408E2CB" w14:textId="4333EE43" w:rsidR="00A61447" w:rsidRPr="00396D50" w:rsidRDefault="00396D50"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rsidRPr="00396D50">
              <w:t xml:space="preserve">annual </w:t>
            </w:r>
            <w:proofErr w:type="spellStart"/>
            <w:r w:rsidRPr="00396D50">
              <w:t>σ</w:t>
            </w:r>
            <w:r w:rsidRPr="00396D50">
              <w:rPr>
                <w:vertAlign w:val="subscript"/>
              </w:rPr>
              <w:t>CPUE</w:t>
            </w:r>
            <w:proofErr w:type="spellEnd"/>
            <w:r w:rsidRPr="00396D50">
              <w:t xml:space="preserve"> = 0.3</w:t>
            </w:r>
          </w:p>
        </w:tc>
      </w:tr>
      <w:tr w:rsidR="00A61447" w14:paraId="5C21AF8E" w14:textId="77777777" w:rsidTr="00C916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83890DD" w14:textId="77777777" w:rsidR="00A61447" w:rsidRDefault="00A61447" w:rsidP="009A4BC9">
            <w:pPr>
              <w:pStyle w:val="BodyText"/>
              <w:spacing w:before="0" w:after="240"/>
            </w:pPr>
          </w:p>
          <w:p w14:paraId="6D1A3730" w14:textId="77777777" w:rsidR="00A61447" w:rsidRPr="001E6396" w:rsidRDefault="00A61447" w:rsidP="009A4BC9">
            <w:pPr>
              <w:pStyle w:val="BodyText"/>
              <w:spacing w:before="0" w:after="240"/>
              <w:rPr>
                <w:b w:val="0"/>
              </w:rPr>
            </w:pPr>
            <w:r w:rsidRPr="001E6396">
              <w:rPr>
                <w:b w:val="0"/>
              </w:rPr>
              <w:t>x3</w:t>
            </w:r>
          </w:p>
          <w:p w14:paraId="21C42287" w14:textId="77777777" w:rsidR="00A61447" w:rsidRPr="001E6396" w:rsidRDefault="00A61447" w:rsidP="009A4BC9">
            <w:pPr>
              <w:pStyle w:val="BodyText"/>
              <w:spacing w:before="0" w:after="240"/>
            </w:pPr>
            <w:r w:rsidRPr="001E6396">
              <w:t>x4</w:t>
            </w:r>
          </w:p>
          <w:p w14:paraId="7C6D52B5" w14:textId="77777777" w:rsidR="00A61447" w:rsidRPr="00C02898" w:rsidRDefault="00A61447" w:rsidP="009A4BC9">
            <w:pPr>
              <w:pStyle w:val="BodyText"/>
              <w:spacing w:before="0" w:after="240"/>
              <w:rPr>
                <w:b w:val="0"/>
              </w:rPr>
            </w:pPr>
            <w:r w:rsidRPr="00C02898">
              <w:rPr>
                <w:b w:val="0"/>
              </w:rPr>
              <w:t>x8</w:t>
            </w:r>
          </w:p>
        </w:tc>
        <w:tc>
          <w:tcPr>
            <w:tcW w:w="7208" w:type="dxa"/>
          </w:tcPr>
          <w:p w14:paraId="090AD667"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Tag mixing period</w:t>
            </w:r>
          </w:p>
          <w:p w14:paraId="7FCFEF93" w14:textId="77777777" w:rsidR="00A61447" w:rsidRPr="001E6396"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rsidRPr="001E6396">
              <w:t>3 quarters</w:t>
            </w:r>
          </w:p>
          <w:p w14:paraId="6726E983" w14:textId="77777777" w:rsidR="00A61447" w:rsidRPr="001E6396"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rPr>
                <w:b/>
              </w:rPr>
            </w:pPr>
            <w:r w:rsidRPr="001E6396">
              <w:rPr>
                <w:b/>
              </w:rPr>
              <w:t>4 quarters</w:t>
            </w:r>
          </w:p>
          <w:p w14:paraId="5AD94465"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8 quarters</w:t>
            </w:r>
          </w:p>
        </w:tc>
      </w:tr>
      <w:tr w:rsidR="00A61447" w14:paraId="7367B226" w14:textId="77777777" w:rsidTr="00C9169E">
        <w:tc>
          <w:tcPr>
            <w:cnfStyle w:val="001000000000" w:firstRow="0" w:lastRow="0" w:firstColumn="1" w:lastColumn="0" w:oddVBand="0" w:evenVBand="0" w:oddHBand="0" w:evenHBand="0" w:firstRowFirstColumn="0" w:firstRowLastColumn="0" w:lastRowFirstColumn="0" w:lastRowLastColumn="0"/>
            <w:tcW w:w="1705" w:type="dxa"/>
          </w:tcPr>
          <w:p w14:paraId="1358C4C3" w14:textId="77777777" w:rsidR="00A61447" w:rsidRDefault="00A61447" w:rsidP="009A4BC9">
            <w:pPr>
              <w:pStyle w:val="BodyText"/>
              <w:spacing w:before="0" w:after="240"/>
            </w:pPr>
          </w:p>
          <w:p w14:paraId="4F812F13" w14:textId="0287E19B" w:rsidR="00A61447" w:rsidRDefault="00A61447" w:rsidP="009A4BC9">
            <w:pPr>
              <w:pStyle w:val="BodyText"/>
              <w:spacing w:before="0" w:after="240"/>
            </w:pPr>
            <w:r>
              <w:t>S</w:t>
            </w:r>
            <w:r w:rsidR="00396D50">
              <w:t>L</w:t>
            </w:r>
          </w:p>
          <w:p w14:paraId="31E6A850" w14:textId="78D3D6F5" w:rsidR="00396D50" w:rsidRPr="00396D50" w:rsidRDefault="00396D50" w:rsidP="009A4BC9">
            <w:pPr>
              <w:pStyle w:val="BodyText"/>
              <w:spacing w:before="0" w:after="240"/>
              <w:rPr>
                <w:b w:val="0"/>
              </w:rPr>
            </w:pPr>
            <w:r w:rsidRPr="00396D50">
              <w:rPr>
                <w:b w:val="0"/>
              </w:rPr>
              <w:t>SD</w:t>
            </w:r>
          </w:p>
          <w:p w14:paraId="29F7DB9F" w14:textId="77777777" w:rsidR="00A61447" w:rsidRDefault="00A61447" w:rsidP="009A4BC9">
            <w:pPr>
              <w:pStyle w:val="BodyText"/>
              <w:spacing w:before="0" w:after="240"/>
              <w:rPr>
                <w:b w:val="0"/>
              </w:rPr>
            </w:pPr>
            <w:r>
              <w:rPr>
                <w:b w:val="0"/>
              </w:rPr>
              <w:t>S4</w:t>
            </w:r>
          </w:p>
          <w:p w14:paraId="24B135EF" w14:textId="77777777" w:rsidR="00A61447" w:rsidRDefault="00A61447" w:rsidP="009A4BC9">
            <w:pPr>
              <w:pStyle w:val="BodyText"/>
              <w:spacing w:before="0" w:after="240"/>
              <w:rPr>
                <w:b w:val="0"/>
              </w:rPr>
            </w:pPr>
            <w:r>
              <w:rPr>
                <w:b w:val="0"/>
              </w:rPr>
              <w:t>NS</w:t>
            </w:r>
          </w:p>
          <w:p w14:paraId="3D6EDD21" w14:textId="77777777" w:rsidR="00A61447" w:rsidRDefault="00A61447" w:rsidP="009A4BC9">
            <w:pPr>
              <w:pStyle w:val="BodyText"/>
              <w:spacing w:before="0" w:after="240"/>
              <w:rPr>
                <w:b w:val="0"/>
              </w:rPr>
            </w:pPr>
            <w:r>
              <w:rPr>
                <w:b w:val="0"/>
              </w:rPr>
              <w:t>ST</w:t>
            </w:r>
          </w:p>
          <w:p w14:paraId="61260384" w14:textId="77777777" w:rsidR="00A61447" w:rsidRDefault="00A61447" w:rsidP="009A4BC9">
            <w:pPr>
              <w:pStyle w:val="BodyText"/>
              <w:spacing w:before="0" w:after="240"/>
              <w:rPr>
                <w:b w:val="0"/>
              </w:rPr>
            </w:pPr>
            <w:proofErr w:type="spellStart"/>
            <w:r>
              <w:rPr>
                <w:b w:val="0"/>
              </w:rPr>
              <w:t>Sdev</w:t>
            </w:r>
            <w:proofErr w:type="spellEnd"/>
          </w:p>
          <w:p w14:paraId="0A61D891" w14:textId="77777777" w:rsidR="00A61447" w:rsidRPr="00C02898" w:rsidRDefault="00A61447" w:rsidP="009A4BC9">
            <w:pPr>
              <w:pStyle w:val="BodyText"/>
              <w:spacing w:before="0" w:after="240"/>
              <w:rPr>
                <w:b w:val="0"/>
              </w:rPr>
            </w:pPr>
            <w:proofErr w:type="spellStart"/>
            <w:r>
              <w:rPr>
                <w:b w:val="0"/>
              </w:rPr>
              <w:t>Sspl</w:t>
            </w:r>
            <w:proofErr w:type="spellEnd"/>
          </w:p>
        </w:tc>
        <w:tc>
          <w:tcPr>
            <w:tcW w:w="7208" w:type="dxa"/>
          </w:tcPr>
          <w:p w14:paraId="66BDDE95" w14:textId="77777777" w:rsidR="00A61447" w:rsidRPr="0027251A"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rsidRPr="0027251A">
              <w:t>Longline selectivity</w:t>
            </w:r>
            <w:r>
              <w:t xml:space="preserve"> (in conditioning)</w:t>
            </w:r>
          </w:p>
          <w:p w14:paraId="1D10E4E7" w14:textId="77777777" w:rsidR="00A61447" w:rsidRPr="00D26FA8"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rPr>
                <w:b/>
              </w:rPr>
            </w:pPr>
            <w:r w:rsidRPr="00D26FA8">
              <w:rPr>
                <w:b/>
              </w:rPr>
              <w:t>Stationary</w:t>
            </w:r>
            <w:r>
              <w:rPr>
                <w:b/>
              </w:rPr>
              <w:t>, logistic, shared among areas</w:t>
            </w:r>
          </w:p>
          <w:p w14:paraId="71EA7A4C" w14:textId="4B62BB35" w:rsidR="00396D50" w:rsidRDefault="00396D50"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Stationary, double normal, shared among areas</w:t>
            </w:r>
          </w:p>
          <w:p w14:paraId="2C2A458A"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LL selectivity independent among areas</w:t>
            </w:r>
          </w:p>
          <w:p w14:paraId="6CBA8DE1"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Temporal variability estimated in 10 year blocks</w:t>
            </w:r>
          </w:p>
          <w:p w14:paraId="4BE1ED45"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Logistic selectivity trend estimated over time</w:t>
            </w:r>
          </w:p>
          <w:p w14:paraId="355845B6" w14:textId="18A7A604"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 xml:space="preserve">15 years of </w:t>
            </w:r>
            <w:r w:rsidR="004F2221">
              <w:t xml:space="preserve">recent </w:t>
            </w:r>
            <w:r>
              <w:t xml:space="preserve">selectivity deviations estimated </w:t>
            </w:r>
          </w:p>
          <w:p w14:paraId="16772233" w14:textId="77777777" w:rsidR="00A61447" w:rsidRDefault="00A61447" w:rsidP="009A4BC9">
            <w:pPr>
              <w:pStyle w:val="BodyText"/>
              <w:spacing w:before="0" w:after="240"/>
              <w:cnfStyle w:val="000000000000" w:firstRow="0" w:lastRow="0" w:firstColumn="0" w:lastColumn="0" w:oddVBand="0" w:evenVBand="0" w:oddHBand="0" w:evenHBand="0" w:firstRowFirstColumn="0" w:firstRowLastColumn="0" w:lastRowFirstColumn="0" w:lastRowLastColumn="0"/>
            </w:pPr>
            <w:r>
              <w:t>Cubic spline function (to admit possibility of dome-shape)</w:t>
            </w:r>
          </w:p>
        </w:tc>
      </w:tr>
      <w:tr w:rsidR="00A61447" w14:paraId="29BDDBD6" w14:textId="77777777" w:rsidTr="00C916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C2A61C6" w14:textId="77777777" w:rsidR="00A61447" w:rsidRDefault="00A61447" w:rsidP="009A4BC9">
            <w:pPr>
              <w:pStyle w:val="BodyText"/>
              <w:spacing w:before="0" w:after="240"/>
            </w:pPr>
          </w:p>
          <w:p w14:paraId="30F5E071" w14:textId="77777777" w:rsidR="00A61447" w:rsidRPr="00B30124" w:rsidRDefault="00A61447" w:rsidP="009A4BC9">
            <w:pPr>
              <w:pStyle w:val="BodyText"/>
              <w:spacing w:before="0" w:after="240"/>
              <w:rPr>
                <w:b w:val="0"/>
              </w:rPr>
            </w:pPr>
            <w:r w:rsidRPr="00B30124">
              <w:rPr>
                <w:b w:val="0"/>
              </w:rPr>
              <w:t>ESS2</w:t>
            </w:r>
          </w:p>
          <w:p w14:paraId="63B01E19" w14:textId="77777777" w:rsidR="00A61447" w:rsidRPr="00777655" w:rsidRDefault="00A61447" w:rsidP="009A4BC9">
            <w:pPr>
              <w:pStyle w:val="BodyText"/>
              <w:spacing w:before="0" w:after="240"/>
              <w:rPr>
                <w:b w:val="0"/>
              </w:rPr>
            </w:pPr>
            <w:r w:rsidRPr="00777655">
              <w:rPr>
                <w:b w:val="0"/>
              </w:rPr>
              <w:t>ESS5</w:t>
            </w:r>
          </w:p>
          <w:p w14:paraId="767F971F" w14:textId="77777777" w:rsidR="00A61447" w:rsidRPr="00777655" w:rsidRDefault="00A61447" w:rsidP="009A4BC9">
            <w:pPr>
              <w:pStyle w:val="BodyText"/>
              <w:spacing w:before="0" w:after="240"/>
            </w:pPr>
            <w:r w:rsidRPr="00777655">
              <w:t>ESS10</w:t>
            </w:r>
          </w:p>
          <w:p w14:paraId="659A5047" w14:textId="77777777" w:rsidR="00A61447" w:rsidRDefault="00A61447" w:rsidP="009A4BC9">
            <w:pPr>
              <w:pStyle w:val="BodyText"/>
              <w:spacing w:before="0" w:after="240"/>
              <w:rPr>
                <w:b w:val="0"/>
              </w:rPr>
            </w:pPr>
            <w:r>
              <w:rPr>
                <w:b w:val="0"/>
              </w:rPr>
              <w:t>CLR</w:t>
            </w:r>
            <w:r w:rsidRPr="00D3536B">
              <w:rPr>
                <w:b w:val="0"/>
              </w:rPr>
              <w:t>W</w:t>
            </w:r>
          </w:p>
          <w:p w14:paraId="148C9681" w14:textId="77777777" w:rsidR="00EF4F19" w:rsidRDefault="00EF4F19" w:rsidP="009A4BC9">
            <w:pPr>
              <w:pStyle w:val="BodyText"/>
              <w:spacing w:before="0" w:after="240"/>
              <w:rPr>
                <w:b w:val="0"/>
              </w:rPr>
            </w:pPr>
          </w:p>
          <w:p w14:paraId="17D56BA3" w14:textId="577C1796" w:rsidR="00396D50" w:rsidRPr="00D3536B" w:rsidRDefault="00396D50" w:rsidP="009A4BC9">
            <w:pPr>
              <w:pStyle w:val="BodyText"/>
              <w:spacing w:before="0" w:after="240"/>
              <w:rPr>
                <w:b w:val="0"/>
              </w:rPr>
            </w:pPr>
            <w:r>
              <w:rPr>
                <w:b w:val="0"/>
              </w:rPr>
              <w:t>CL75</w:t>
            </w:r>
          </w:p>
        </w:tc>
        <w:tc>
          <w:tcPr>
            <w:tcW w:w="7208" w:type="dxa"/>
          </w:tcPr>
          <w:p w14:paraId="718F0AED" w14:textId="77777777" w:rsidR="00A61447"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t>Size composition input Effective Sample Sizes (ESS)</w:t>
            </w:r>
          </w:p>
          <w:p w14:paraId="17A32794" w14:textId="77777777" w:rsidR="00A61447" w:rsidRPr="00B30124"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rsidRPr="00B30124">
              <w:t>ESS = 2, all fisheries</w:t>
            </w:r>
          </w:p>
          <w:p w14:paraId="69320772" w14:textId="77777777" w:rsidR="00A61447" w:rsidRPr="00777655"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pPr>
            <w:r w:rsidRPr="00777655">
              <w:t>ESS = 5, all fisheries</w:t>
            </w:r>
          </w:p>
          <w:p w14:paraId="3F548079" w14:textId="77777777" w:rsidR="00A61447" w:rsidRPr="00777655" w:rsidRDefault="00A61447" w:rsidP="009A4BC9">
            <w:pPr>
              <w:pStyle w:val="BodyText"/>
              <w:spacing w:before="0" w:after="240"/>
              <w:cnfStyle w:val="000000100000" w:firstRow="0" w:lastRow="0" w:firstColumn="0" w:lastColumn="0" w:oddVBand="0" w:evenVBand="0" w:oddHBand="1" w:evenHBand="0" w:firstRowFirstColumn="0" w:firstRowLastColumn="0" w:lastRowFirstColumn="0" w:lastRowLastColumn="0"/>
              <w:rPr>
                <w:b/>
              </w:rPr>
            </w:pPr>
            <w:r w:rsidRPr="00777655">
              <w:rPr>
                <w:b/>
              </w:rPr>
              <w:t>ESS = 10, all fisheries</w:t>
            </w:r>
          </w:p>
          <w:p w14:paraId="799ED003" w14:textId="77777777" w:rsidR="00EF4F19" w:rsidRDefault="00A61447" w:rsidP="00EF4F19">
            <w:pPr>
              <w:pStyle w:val="BodyText"/>
              <w:spacing w:before="0" w:after="240"/>
              <w:cnfStyle w:val="000000100000" w:firstRow="0" w:lastRow="0" w:firstColumn="0" w:lastColumn="0" w:oddVBand="0" w:evenVBand="0" w:oddHBand="1" w:evenHBand="0" w:firstRowFirstColumn="0" w:firstRowLastColumn="0" w:lastRowFirstColumn="0" w:lastRowLastColumn="0"/>
            </w:pPr>
            <w:r>
              <w:t xml:space="preserve">ESS = One iteration of re-weighting; the output ESS from a reference case assessment specification (capped at 100)  </w:t>
            </w:r>
          </w:p>
          <w:p w14:paraId="27D1768E" w14:textId="5C9EF9DA" w:rsidR="00396D50" w:rsidRPr="00D3536B" w:rsidRDefault="00396D50" w:rsidP="00EF4F19">
            <w:pPr>
              <w:pStyle w:val="BodyText"/>
              <w:spacing w:before="0" w:after="240"/>
              <w:cnfStyle w:val="000000100000" w:firstRow="0" w:lastRow="0" w:firstColumn="0" w:lastColumn="0" w:oddVBand="0" w:evenVBand="0" w:oddHBand="1" w:evenHBand="0" w:firstRowFirstColumn="0" w:firstRowLastColumn="0" w:lastRowFirstColumn="0" w:lastRowLastColumn="0"/>
            </w:pPr>
            <w:r>
              <w:lastRenderedPageBreak/>
              <w:t xml:space="preserve">ESS = One iteration of re-weighting; the output ESS from a reference case assessment specification </w:t>
            </w:r>
            <w:r w:rsidR="00EF4F19">
              <w:t xml:space="preserve">raised to the power of 0.75 </w:t>
            </w:r>
            <w:r>
              <w:t xml:space="preserve">(capped at 100)  </w:t>
            </w:r>
          </w:p>
        </w:tc>
      </w:tr>
    </w:tbl>
    <w:p w14:paraId="73A767B2" w14:textId="77777777" w:rsidR="00A61447" w:rsidRPr="00A61447" w:rsidRDefault="00A61447" w:rsidP="00A61447"/>
    <w:p w14:paraId="78421863" w14:textId="77777777" w:rsidR="00672C3D" w:rsidRDefault="00672C3D" w:rsidP="00566677">
      <w:pPr>
        <w:pStyle w:val="Heading1"/>
      </w:pPr>
      <w:r>
        <w:t>New assumptions in the March 2019 iteration</w:t>
      </w:r>
    </w:p>
    <w:p w14:paraId="1AAE9091" w14:textId="77777777" w:rsidR="00102FEA" w:rsidRPr="00102FEA" w:rsidRDefault="00566677" w:rsidP="00672C3D">
      <w:pPr>
        <w:pStyle w:val="Heading2"/>
      </w:pPr>
      <w:r>
        <w:t>Alternate bigeye growth curve</w:t>
      </w:r>
    </w:p>
    <w:p w14:paraId="35ECD53B" w14:textId="77777777" w:rsidR="00377D00" w:rsidRDefault="00377D00">
      <w:r>
        <w:t xml:space="preserve">The WPTT 2018 requested an additional growth curve in the BET OM uncertainty grid (partly in recognition of the change in stock status that arose in the WCPFC BET assessment </w:t>
      </w:r>
      <w:r w:rsidR="002212C1">
        <w:t xml:space="preserve">(xxx) </w:t>
      </w:r>
      <w:r>
        <w:t>when that growth curve was updated). It was recognized that the growth curve of Farley (2006) offered a</w:t>
      </w:r>
      <w:r w:rsidR="00501357">
        <w:t>n</w:t>
      </w:r>
      <w:r>
        <w:t xml:space="preserve"> alternative</w:t>
      </w:r>
      <w:r w:rsidR="00501357">
        <w:t xml:space="preserve"> with substantial contrast</w:t>
      </w:r>
      <w:r>
        <w:t xml:space="preserve">, because it included annual otolith counts from ages that are considerably greater than those examined from the RTTP tagging programme, and </w:t>
      </w:r>
      <w:r w:rsidR="00501357">
        <w:t xml:space="preserve">resulted in </w:t>
      </w:r>
      <w:r>
        <w:t xml:space="preserve">a considerably higher </w:t>
      </w:r>
      <w:r w:rsidR="00501357">
        <w:t xml:space="preserve">estimate of </w:t>
      </w:r>
      <w:r w:rsidRPr="00377D00">
        <w:rPr>
          <w:i/>
        </w:rPr>
        <w:t>L</w:t>
      </w:r>
      <w:r w:rsidRPr="00377D00">
        <w:rPr>
          <w:i/>
          <w:vertAlign w:val="subscript"/>
        </w:rPr>
        <w:t>∞</w:t>
      </w:r>
      <w:r>
        <w:t xml:space="preserve">. </w:t>
      </w:r>
    </w:p>
    <w:p w14:paraId="59BD0802" w14:textId="18CEBD0C" w:rsidR="00377D00" w:rsidRDefault="002212C1">
      <w:r>
        <w:t xml:space="preserve">Paige </w:t>
      </w:r>
      <w:proofErr w:type="spellStart"/>
      <w:r>
        <w:t>Eveson</w:t>
      </w:r>
      <w:proofErr w:type="spellEnd"/>
      <w:r>
        <w:t xml:space="preserve"> </w:t>
      </w:r>
      <w:r w:rsidR="00830344">
        <w:t xml:space="preserve">attempted to </w:t>
      </w:r>
      <w:r w:rsidR="0073400C">
        <w:t xml:space="preserve">estimate </w:t>
      </w:r>
      <w:r w:rsidR="00830344">
        <w:t xml:space="preserve">a new growth curve that integrates the Farley (2016) otolith data </w:t>
      </w:r>
      <w:r w:rsidR="00F4677D">
        <w:t xml:space="preserve">(slightly revised using new methods) </w:t>
      </w:r>
      <w:r w:rsidR="00830344">
        <w:t xml:space="preserve">with the tagging data used for </w:t>
      </w:r>
      <w:proofErr w:type="spellStart"/>
      <w:r w:rsidR="00830344">
        <w:t>Eveson</w:t>
      </w:r>
      <w:proofErr w:type="spellEnd"/>
      <w:r w:rsidR="00830344">
        <w:t xml:space="preserve"> et al. (2012, 2015).  However, the </w:t>
      </w:r>
      <w:r w:rsidR="00904410">
        <w:t xml:space="preserve">data sources are very inconsistent (e.g. </w:t>
      </w:r>
      <w:r w:rsidR="005C4DAF">
        <w:fldChar w:fldCharType="begin"/>
      </w:r>
      <w:r w:rsidR="005C4DAF">
        <w:instrText xml:space="preserve"> REF _Ref535504401 \h </w:instrText>
      </w:r>
      <w:r w:rsidR="005C4DAF">
        <w:fldChar w:fldCharType="separate"/>
      </w:r>
      <w:r w:rsidR="009D1A57">
        <w:t xml:space="preserve">Figure </w:t>
      </w:r>
      <w:r w:rsidR="009D1A57">
        <w:rPr>
          <w:noProof/>
        </w:rPr>
        <w:t>1</w:t>
      </w:r>
      <w:r w:rsidR="005C4DAF">
        <w:fldChar w:fldCharType="end"/>
      </w:r>
      <w:r w:rsidR="00904410">
        <w:t xml:space="preserve">), and the </w:t>
      </w:r>
      <w:r w:rsidR="00830344">
        <w:t>results were implausible</w:t>
      </w:r>
      <w:r w:rsidR="00904410">
        <w:t xml:space="preserve"> (</w:t>
      </w:r>
      <w:r w:rsidR="005C4DAF">
        <w:t xml:space="preserve">e.g. </w:t>
      </w:r>
      <w:r w:rsidR="005C4DAF">
        <w:fldChar w:fldCharType="begin"/>
      </w:r>
      <w:r w:rsidR="005C4DAF">
        <w:instrText xml:space="preserve"> REF _Ref535504414 \h </w:instrText>
      </w:r>
      <w:r w:rsidR="005C4DAF">
        <w:fldChar w:fldCharType="separate"/>
      </w:r>
      <w:r w:rsidR="009D1A57">
        <w:t xml:space="preserve">Figure </w:t>
      </w:r>
      <w:r w:rsidR="009D1A57">
        <w:rPr>
          <w:noProof/>
        </w:rPr>
        <w:t>2</w:t>
      </w:r>
      <w:r w:rsidR="005C4DAF">
        <w:fldChar w:fldCharType="end"/>
      </w:r>
      <w:r w:rsidR="00904410">
        <w:t>)</w:t>
      </w:r>
      <w:r w:rsidR="00830344">
        <w:t xml:space="preserve">.  The young length-at-age estimates from </w:t>
      </w:r>
      <w:proofErr w:type="spellStart"/>
      <w:r w:rsidR="00830344">
        <w:t>Eveson</w:t>
      </w:r>
      <w:proofErr w:type="spellEnd"/>
      <w:r w:rsidR="00830344">
        <w:t xml:space="preserve"> (2012) cannot be reconciled with the much larger fish of similar ages estimated by Farley (2016). The two stanza </w:t>
      </w:r>
      <w:proofErr w:type="spellStart"/>
      <w:r w:rsidR="00830344">
        <w:t>VBlogK</w:t>
      </w:r>
      <w:proofErr w:type="spellEnd"/>
      <w:r w:rsidR="00830344">
        <w:t xml:space="preserve"> growth curve </w:t>
      </w:r>
      <w:r>
        <w:t xml:space="preserve">attempts to </w:t>
      </w:r>
      <w:r w:rsidR="00830344">
        <w:t xml:space="preserve">explain the poor fit to the otolith data as a high degree of measurement error and/or assigns </w:t>
      </w:r>
      <w:r>
        <w:t xml:space="preserve">a substantial number of small fish to </w:t>
      </w:r>
      <w:r w:rsidR="00830344">
        <w:t>a negative age.</w:t>
      </w:r>
      <w:r>
        <w:t xml:space="preserve"> Removing the younger otolith</w:t>
      </w:r>
      <w:r w:rsidR="007A62DB">
        <w:t xml:space="preserve"> data</w:t>
      </w:r>
      <w:r>
        <w:t xml:space="preserve"> (&lt;</w:t>
      </w:r>
      <w:r w:rsidR="007A62DB">
        <w:t xml:space="preserve"> </w:t>
      </w:r>
      <w:r>
        <w:t>6</w:t>
      </w:r>
      <w:r w:rsidR="007A62DB">
        <w:t xml:space="preserve"> years</w:t>
      </w:r>
      <w:r>
        <w:t xml:space="preserve">) from Farley </w:t>
      </w:r>
      <w:r w:rsidR="007A62DB">
        <w:t>(</w:t>
      </w:r>
      <w:r>
        <w:t>2006</w:t>
      </w:r>
      <w:r w:rsidR="007A62DB">
        <w:t>)</w:t>
      </w:r>
      <w:r>
        <w:t xml:space="preserve"> d</w:t>
      </w:r>
      <w:r w:rsidR="005C4DAF">
        <w:t>id</w:t>
      </w:r>
      <w:r>
        <w:t xml:space="preserve"> not resolve the problem.</w:t>
      </w:r>
    </w:p>
    <w:p w14:paraId="43E90AD2" w14:textId="77777777" w:rsidR="007A62DB" w:rsidRDefault="007A62DB" w:rsidP="007A62DB">
      <w:r>
        <w:t>There are a number of mechanisms contributing to the bigeye growth uncertainty at this time:</w:t>
      </w:r>
    </w:p>
    <w:p w14:paraId="5E50E8D0" w14:textId="6684D7D8" w:rsidR="00377D00" w:rsidRDefault="00377D00" w:rsidP="007A62DB">
      <w:pPr>
        <w:pStyle w:val="ListParagraph"/>
        <w:numPr>
          <w:ilvl w:val="0"/>
          <w:numId w:val="2"/>
        </w:numPr>
      </w:pPr>
      <w:r>
        <w:t xml:space="preserve">Farley (2006) </w:t>
      </w:r>
      <w:r w:rsidR="007A62DB">
        <w:t xml:space="preserve">otolith </w:t>
      </w:r>
      <w:r>
        <w:t>samples were obtained from longline catches in the Eastern Indian Ocean</w:t>
      </w:r>
      <w:r w:rsidR="007A62DB">
        <w:t xml:space="preserve">, and it would not be surprising if growth rates differ </w:t>
      </w:r>
      <w:r w:rsidR="00F35EE4">
        <w:t>from the western region, where the tagging data come from</w:t>
      </w:r>
      <w:r w:rsidR="007A62DB">
        <w:t>.</w:t>
      </w:r>
      <w:r w:rsidR="00F4677D">
        <w:t xml:space="preserve"> </w:t>
      </w:r>
    </w:p>
    <w:p w14:paraId="61005B30" w14:textId="77777777" w:rsidR="007A62DB" w:rsidRDefault="007A62DB" w:rsidP="007A62DB">
      <w:pPr>
        <w:pStyle w:val="ListParagraph"/>
        <w:numPr>
          <w:ilvl w:val="0"/>
          <w:numId w:val="2"/>
        </w:numPr>
      </w:pPr>
      <w:r>
        <w:t xml:space="preserve">The bulk of the juvenile catches and tag recoveries come from the purse seine fisheries in the Western Atlantic. </w:t>
      </w:r>
      <w:r w:rsidR="00F47BB5">
        <w:t>S</w:t>
      </w:r>
      <w:r>
        <w:t>ize-based selectivity</w:t>
      </w:r>
      <w:r w:rsidR="00F47BB5">
        <w:t xml:space="preserve"> probably explains some of the observed length-at-age inconsistency, especially for juvenile fish.</w:t>
      </w:r>
      <w:r>
        <w:t xml:space="preserve"> </w:t>
      </w:r>
      <w:r w:rsidR="00F35EE4">
        <w:t xml:space="preserve">Note that only the two oldest fish (aged with daily otolith counts) from the western tagging study, appear to be consistent with Farley (2006). </w:t>
      </w:r>
      <w:r w:rsidR="00812040">
        <w:t>It would be interesting to know what fishery these came from.</w:t>
      </w:r>
    </w:p>
    <w:p w14:paraId="65B7224B" w14:textId="77777777" w:rsidR="006752CD" w:rsidRDefault="006752CD" w:rsidP="007A62DB">
      <w:pPr>
        <w:pStyle w:val="ListParagraph"/>
        <w:numPr>
          <w:ilvl w:val="0"/>
          <w:numId w:val="2"/>
        </w:numPr>
      </w:pPr>
      <w:r>
        <w:t>Temporal variability has also been noted in tuna growth, such that the different sample periods could also contribute to apparent inconsistencies.</w:t>
      </w:r>
    </w:p>
    <w:p w14:paraId="3DAB79A1" w14:textId="77777777" w:rsidR="00F47BB5" w:rsidRDefault="00F47BB5" w:rsidP="007A62DB">
      <w:pPr>
        <w:pStyle w:val="ListParagraph"/>
        <w:numPr>
          <w:ilvl w:val="0"/>
          <w:numId w:val="2"/>
        </w:numPr>
      </w:pPr>
      <w:r>
        <w:t xml:space="preserve">Methods for bigeye daily and annual ageing are currently in the process of being reviewed and refined. It is considered possible that the annual age estimates from Farley (2006) could be biased by between </w:t>
      </w:r>
      <w:r w:rsidRPr="00F353AE">
        <w:rPr>
          <w:highlight w:val="yellow"/>
        </w:rPr>
        <w:t>1 and 2 years</w:t>
      </w:r>
      <w:r>
        <w:t xml:space="preserve"> (which </w:t>
      </w:r>
      <w:r w:rsidR="005C4DAF">
        <w:t>c</w:t>
      </w:r>
      <w:r>
        <w:t xml:space="preserve">ould greatly affect the early part of the growth curve, but not </w:t>
      </w:r>
      <w:r w:rsidRPr="00377D00">
        <w:rPr>
          <w:i/>
        </w:rPr>
        <w:t>L</w:t>
      </w:r>
      <w:r w:rsidRPr="00377D00">
        <w:rPr>
          <w:i/>
          <w:vertAlign w:val="subscript"/>
        </w:rPr>
        <w:t>∞</w:t>
      </w:r>
      <w:r>
        <w:t>).</w:t>
      </w:r>
    </w:p>
    <w:p w14:paraId="7665DBEB" w14:textId="77777777" w:rsidR="005C4DAF" w:rsidRDefault="00F47BB5" w:rsidP="005C4DAF">
      <w:r>
        <w:t>At this time, the</w:t>
      </w:r>
      <w:r w:rsidR="00F35EE4">
        <w:t xml:space="preserve">re </w:t>
      </w:r>
      <w:r w:rsidR="00EC2712">
        <w:t xml:space="preserve">is not </w:t>
      </w:r>
      <w:r w:rsidR="00F35EE4">
        <w:t xml:space="preserve">an alternative bigeye growth curve that is plausibly consistent with all of the data. </w:t>
      </w:r>
      <w:r w:rsidR="005C4DAF">
        <w:t xml:space="preserve">In the interest of following up on the WPTT request, we simply merged the </w:t>
      </w:r>
      <w:proofErr w:type="spellStart"/>
      <w:r w:rsidR="005C4DAF">
        <w:t>Eveson</w:t>
      </w:r>
      <w:proofErr w:type="spellEnd"/>
      <w:r w:rsidR="005C4DAF">
        <w:t xml:space="preserve"> (2012) and Farley (2006) growth curves, with an ad hoc differential age-dependent weighting (i.e. </w:t>
      </w:r>
      <w:proofErr w:type="spellStart"/>
      <w:r w:rsidR="005C4DAF">
        <w:t>Eveson</w:t>
      </w:r>
      <w:proofErr w:type="spellEnd"/>
      <w:r w:rsidR="005C4DAF">
        <w:t xml:space="preserve"> 2012 for younger ages, transitioning to Farley 2006 for older ages)</w:t>
      </w:r>
      <w:r w:rsidR="008765E0">
        <w:t xml:space="preserve">, as shown in </w:t>
      </w:r>
      <w:r w:rsidR="008765E0">
        <w:fldChar w:fldCharType="begin"/>
      </w:r>
      <w:r w:rsidR="008765E0">
        <w:instrText xml:space="preserve"> REF _Ref535506164 \h </w:instrText>
      </w:r>
      <w:r w:rsidR="008765E0">
        <w:fldChar w:fldCharType="separate"/>
      </w:r>
      <w:r w:rsidR="009D1A57">
        <w:t xml:space="preserve">Figure </w:t>
      </w:r>
      <w:r w:rsidR="009D1A57">
        <w:rPr>
          <w:noProof/>
        </w:rPr>
        <w:t>3</w:t>
      </w:r>
      <w:r w:rsidR="008765E0">
        <w:fldChar w:fldCharType="end"/>
      </w:r>
      <w:r w:rsidR="005C4DAF">
        <w:t xml:space="preserve">.  </w:t>
      </w:r>
    </w:p>
    <w:p w14:paraId="3CB2BCAF" w14:textId="355374EF" w:rsidR="005C4DAF" w:rsidRDefault="00071A39" w:rsidP="00F47BB5">
      <w:r>
        <w:t>As discussed below, the results suggest that the alternate growth curve has an appreciable effect on stock status estimates</w:t>
      </w:r>
      <w:r w:rsidR="00F353AE">
        <w:t xml:space="preserve"> (</w:t>
      </w:r>
      <w:r w:rsidR="00F353AE" w:rsidRPr="00F353AE">
        <w:rPr>
          <w:highlight w:val="yellow"/>
        </w:rPr>
        <w:t>comment on MP performance</w:t>
      </w:r>
      <w:r w:rsidR="00F353AE">
        <w:t>)</w:t>
      </w:r>
      <w:r>
        <w:t xml:space="preserve">, however, we advise against using it in the reference case OM, because the ad hoc nature of the curve is not very defensible. </w:t>
      </w:r>
    </w:p>
    <w:p w14:paraId="2FFD5839" w14:textId="77777777" w:rsidR="003168EF" w:rsidRDefault="003168EF" w:rsidP="00F47BB5">
      <w:r w:rsidRPr="003168EF">
        <w:rPr>
          <w:noProof/>
          <w:lang w:eastAsia="en-AU"/>
        </w:rPr>
        <w:lastRenderedPageBreak/>
        <w:drawing>
          <wp:inline distT="0" distB="0" distL="0" distR="0" wp14:anchorId="704CA07A" wp14:editId="46B564C7">
            <wp:extent cx="5486400" cy="4260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260850"/>
                    </a:xfrm>
                    <a:prstGeom prst="rect">
                      <a:avLst/>
                    </a:prstGeom>
                    <a:noFill/>
                    <a:ln>
                      <a:noFill/>
                    </a:ln>
                  </pic:spPr>
                </pic:pic>
              </a:graphicData>
            </a:graphic>
          </wp:inline>
        </w:drawing>
      </w:r>
    </w:p>
    <w:p w14:paraId="252E4399" w14:textId="77777777" w:rsidR="00904410" w:rsidRDefault="00904410" w:rsidP="00F47BB5"/>
    <w:p w14:paraId="7AE40398" w14:textId="0F42FE99" w:rsidR="00904410" w:rsidRDefault="00053D35" w:rsidP="00053D35">
      <w:pPr>
        <w:pStyle w:val="Caption"/>
      </w:pPr>
      <w:bookmarkStart w:id="2" w:name="_Ref535504401"/>
      <w:r>
        <w:t xml:space="preserve">Figure </w:t>
      </w:r>
      <w:r w:rsidR="00C80AE2">
        <w:rPr>
          <w:noProof/>
        </w:rPr>
        <w:fldChar w:fldCharType="begin"/>
      </w:r>
      <w:r w:rsidR="00C80AE2">
        <w:rPr>
          <w:noProof/>
        </w:rPr>
        <w:instrText xml:space="preserve"> SEQ Figure \* ARABIC </w:instrText>
      </w:r>
      <w:r w:rsidR="00C80AE2">
        <w:rPr>
          <w:noProof/>
        </w:rPr>
        <w:fldChar w:fldCharType="separate"/>
      </w:r>
      <w:r w:rsidR="009D1A57">
        <w:rPr>
          <w:noProof/>
        </w:rPr>
        <w:t>1</w:t>
      </w:r>
      <w:r w:rsidR="00C80AE2">
        <w:rPr>
          <w:noProof/>
        </w:rPr>
        <w:fldChar w:fldCharType="end"/>
      </w:r>
      <w:bookmarkEnd w:id="2"/>
      <w:r>
        <w:t xml:space="preserve">.  Comparison of Indian Ocean bigeye growth data from western and eastern locations (Paige </w:t>
      </w:r>
      <w:proofErr w:type="spellStart"/>
      <w:r>
        <w:t>Eveson</w:t>
      </w:r>
      <w:proofErr w:type="spellEnd"/>
      <w:r>
        <w:t xml:space="preserve">, pers. comm.). </w:t>
      </w:r>
      <w:r w:rsidR="000A229D">
        <w:rPr>
          <w:color w:val="1F497D"/>
        </w:rPr>
        <w:t>Tag release ages were estimated by fitting a linear model through the west IO daily otolith data, then plugging release length into the model to estimate release age.  The recapture age is the estimated release age plus the time at liberty.</w:t>
      </w:r>
    </w:p>
    <w:p w14:paraId="186AD535" w14:textId="77777777" w:rsidR="00904410" w:rsidRDefault="00904410" w:rsidP="00F47BB5"/>
    <w:p w14:paraId="558216D0" w14:textId="77777777" w:rsidR="00904410" w:rsidRDefault="00C80AE2" w:rsidP="00F47BB5">
      <w:r w:rsidRPr="00C80AE2">
        <w:rPr>
          <w:noProof/>
          <w:lang w:eastAsia="en-AU"/>
        </w:rPr>
        <w:lastRenderedPageBreak/>
        <w:drawing>
          <wp:inline distT="0" distB="0" distL="0" distR="0" wp14:anchorId="37E8006F" wp14:editId="5A656981">
            <wp:extent cx="4089400" cy="5835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9400" cy="5835650"/>
                    </a:xfrm>
                    <a:prstGeom prst="rect">
                      <a:avLst/>
                    </a:prstGeom>
                    <a:noFill/>
                    <a:ln>
                      <a:noFill/>
                    </a:ln>
                  </pic:spPr>
                </pic:pic>
              </a:graphicData>
            </a:graphic>
          </wp:inline>
        </w:drawing>
      </w:r>
    </w:p>
    <w:p w14:paraId="7AB20B1E" w14:textId="77777777" w:rsidR="00053D35" w:rsidRDefault="00053D35" w:rsidP="00053D35">
      <w:pPr>
        <w:pStyle w:val="Caption"/>
      </w:pPr>
      <w:bookmarkStart w:id="3" w:name="_Ref535504414"/>
      <w:r>
        <w:t xml:space="preserve">Figure </w:t>
      </w:r>
      <w:r w:rsidR="00C80AE2">
        <w:rPr>
          <w:noProof/>
        </w:rPr>
        <w:fldChar w:fldCharType="begin"/>
      </w:r>
      <w:r w:rsidR="00C80AE2">
        <w:rPr>
          <w:noProof/>
        </w:rPr>
        <w:instrText xml:space="preserve"> SEQ Figure \* ARABIC </w:instrText>
      </w:r>
      <w:r w:rsidR="00C80AE2">
        <w:rPr>
          <w:noProof/>
        </w:rPr>
        <w:fldChar w:fldCharType="separate"/>
      </w:r>
      <w:r w:rsidR="009D1A57">
        <w:rPr>
          <w:noProof/>
        </w:rPr>
        <w:t>2</w:t>
      </w:r>
      <w:r w:rsidR="00C80AE2">
        <w:rPr>
          <w:noProof/>
        </w:rPr>
        <w:fldChar w:fldCharType="end"/>
      </w:r>
      <w:bookmarkEnd w:id="3"/>
      <w:r>
        <w:t>. Typical result of attempting to integrate the western and eastern bigeye age and growth data in a single model</w:t>
      </w:r>
      <w:r w:rsidR="005C4DAF">
        <w:t xml:space="preserve"> of the structure used in the past</w:t>
      </w:r>
      <w:r>
        <w:t xml:space="preserve"> (Paige </w:t>
      </w:r>
      <w:proofErr w:type="spellStart"/>
      <w:r>
        <w:t>Eveson</w:t>
      </w:r>
      <w:proofErr w:type="spellEnd"/>
      <w:r>
        <w:t>, pers. comm.).</w:t>
      </w:r>
      <w:r w:rsidR="00565EA6">
        <w:t xml:space="preserve"> Eastern otoliths of age &lt;6 years are omitted.</w:t>
      </w:r>
    </w:p>
    <w:p w14:paraId="1B616AC6" w14:textId="77777777" w:rsidR="00904410" w:rsidRDefault="00284144" w:rsidP="00F47BB5">
      <w:r>
        <w:rPr>
          <w:noProof/>
          <w:lang w:eastAsia="en-AU"/>
        </w:rPr>
        <w:lastRenderedPageBreak/>
        <w:drawing>
          <wp:inline distT="0" distB="0" distL="0" distR="0" wp14:anchorId="7F8D6921" wp14:editId="6F070D13">
            <wp:extent cx="5537200" cy="3325392"/>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1295" cy="3327851"/>
                    </a:xfrm>
                    <a:prstGeom prst="rect">
                      <a:avLst/>
                    </a:prstGeom>
                    <a:noFill/>
                  </pic:spPr>
                </pic:pic>
              </a:graphicData>
            </a:graphic>
          </wp:inline>
        </w:drawing>
      </w:r>
    </w:p>
    <w:p w14:paraId="0349DE90" w14:textId="77777777" w:rsidR="00284144" w:rsidRDefault="00284144" w:rsidP="00F47BB5"/>
    <w:p w14:paraId="43EBE95E" w14:textId="77777777" w:rsidR="000D660A" w:rsidRDefault="000D660A" w:rsidP="000D660A">
      <w:pPr>
        <w:pStyle w:val="Caption"/>
      </w:pPr>
      <w:bookmarkStart w:id="4" w:name="_Ref535506164"/>
      <w:r>
        <w:t xml:space="preserve">Figure </w:t>
      </w:r>
      <w:r w:rsidR="00C80AE2">
        <w:rPr>
          <w:noProof/>
        </w:rPr>
        <w:fldChar w:fldCharType="begin"/>
      </w:r>
      <w:r w:rsidR="00C80AE2">
        <w:rPr>
          <w:noProof/>
        </w:rPr>
        <w:instrText xml:space="preserve"> SEQ Figure \* ARABIC </w:instrText>
      </w:r>
      <w:r w:rsidR="00C80AE2">
        <w:rPr>
          <w:noProof/>
        </w:rPr>
        <w:fldChar w:fldCharType="separate"/>
      </w:r>
      <w:r w:rsidR="009D1A57">
        <w:rPr>
          <w:noProof/>
        </w:rPr>
        <w:t>3</w:t>
      </w:r>
      <w:r w:rsidR="00C80AE2">
        <w:rPr>
          <w:noProof/>
        </w:rPr>
        <w:fldChar w:fldCharType="end"/>
      </w:r>
      <w:bookmarkEnd w:id="4"/>
      <w:r>
        <w:t>. The alternative growth curve (ad hoc compromise) combining features of the existing western and eastern Indian Ocean growth curves.</w:t>
      </w:r>
    </w:p>
    <w:p w14:paraId="4C6497B0" w14:textId="77777777" w:rsidR="000D660A" w:rsidRDefault="000D660A" w:rsidP="00F47BB5"/>
    <w:p w14:paraId="4A1C11EE" w14:textId="77777777" w:rsidR="00904410" w:rsidRDefault="00904410" w:rsidP="00F47BB5"/>
    <w:p w14:paraId="31E8ACE1" w14:textId="161232AB" w:rsidR="00377D00" w:rsidRDefault="00C44403" w:rsidP="00672C3D">
      <w:pPr>
        <w:pStyle w:val="Heading2"/>
      </w:pPr>
      <w:r>
        <w:t xml:space="preserve">CPUE series </w:t>
      </w:r>
      <w:r w:rsidR="00566677">
        <w:t>assumptions</w:t>
      </w:r>
    </w:p>
    <w:p w14:paraId="2FA633C8" w14:textId="6FB7AD6E" w:rsidR="00672C3D" w:rsidRDefault="00672C3D" w:rsidP="00566065">
      <w:r>
        <w:t>Hoyle (</w:t>
      </w:r>
      <w:r w:rsidR="000B65F3">
        <w:t>2018</w:t>
      </w:r>
      <w:r>
        <w:t xml:space="preserve">) </w:t>
      </w:r>
      <w:r w:rsidR="000B65F3">
        <w:t xml:space="preserve">calculated </w:t>
      </w:r>
      <w:r>
        <w:t xml:space="preserve">dozens of new candidate CPUE </w:t>
      </w:r>
      <w:r w:rsidR="000B65F3">
        <w:t xml:space="preserve">regional scaling </w:t>
      </w:r>
      <w:r>
        <w:t>factors for bigeye</w:t>
      </w:r>
      <w:r w:rsidR="000B65F3">
        <w:t xml:space="preserve"> (and yellowfin)</w:t>
      </w:r>
      <w:r>
        <w:t xml:space="preserve">, all of which corrected an earlier problem (ignoring the change in 5x5 degree surface area </w:t>
      </w:r>
      <w:r w:rsidR="00060E99">
        <w:t>due to</w:t>
      </w:r>
      <w:r>
        <w:t xml:space="preserve"> changing latitude). </w:t>
      </w:r>
      <w:r w:rsidR="00C44403">
        <w:t xml:space="preserve">The trends associated with the different CPUE targeting assumptions are shown in the OM was </w:t>
      </w:r>
      <w:r w:rsidR="00620F7B">
        <w:t xml:space="preserve">                        </w:t>
      </w:r>
      <w:r>
        <w:t xml:space="preserve">For the OMs, we included the </w:t>
      </w:r>
      <w:r w:rsidR="00566065">
        <w:t>new recommended value (analogous to the assessment</w:t>
      </w:r>
      <w:r w:rsidR="00C44403">
        <w:t xml:space="preserve"> and sensitivity runs identified for the yellowfin assessment</w:t>
      </w:r>
      <w:r w:rsidR="00566065">
        <w:t>), and the most extreme alternative in terms of having the highest ratio of biomass outside of area 2.</w:t>
      </w:r>
      <w:r w:rsidR="00C44403">
        <w:t xml:space="preserve"> </w:t>
      </w:r>
      <w:r w:rsidR="00DA2AFE">
        <w:t xml:space="preserve">Different </w:t>
      </w:r>
      <w:r w:rsidR="00C44403">
        <w:t xml:space="preserve">CPUE </w:t>
      </w:r>
      <w:r w:rsidR="00DA2AFE">
        <w:t xml:space="preserve">assumptions </w:t>
      </w:r>
      <w:r w:rsidR="00C44403">
        <w:t xml:space="preserve">are </w:t>
      </w:r>
      <w:r w:rsidR="00DA2AFE">
        <w:t xml:space="preserve">illustrated </w:t>
      </w:r>
      <w:r w:rsidR="00C44403">
        <w:t xml:space="preserve">in </w:t>
      </w:r>
      <w:r w:rsidR="00DA2AFE">
        <w:fldChar w:fldCharType="begin"/>
      </w:r>
      <w:r w:rsidR="00DA2AFE">
        <w:instrText xml:space="preserve"> REF _Ref1403267 \h </w:instrText>
      </w:r>
      <w:r w:rsidR="00DA2AFE">
        <w:fldChar w:fldCharType="separate"/>
      </w:r>
      <w:r w:rsidR="009D1A57">
        <w:t xml:space="preserve">Figure </w:t>
      </w:r>
      <w:r w:rsidR="009D1A57">
        <w:rPr>
          <w:noProof/>
        </w:rPr>
        <w:t>4</w:t>
      </w:r>
      <w:r w:rsidR="00DA2AFE">
        <w:fldChar w:fldCharType="end"/>
      </w:r>
      <w:r w:rsidR="00DA2AFE">
        <w:t xml:space="preserve"> - </w:t>
      </w:r>
      <w:r w:rsidR="00DA2AFE">
        <w:fldChar w:fldCharType="begin"/>
      </w:r>
      <w:r w:rsidR="00DA2AFE">
        <w:instrText xml:space="preserve"> REF _Ref1403290 \h </w:instrText>
      </w:r>
      <w:r w:rsidR="00DA2AFE">
        <w:fldChar w:fldCharType="separate"/>
      </w:r>
      <w:r w:rsidR="009D1A57">
        <w:t xml:space="preserve">Figure </w:t>
      </w:r>
      <w:r w:rsidR="009D1A57">
        <w:rPr>
          <w:noProof/>
        </w:rPr>
        <w:t>6</w:t>
      </w:r>
      <w:r w:rsidR="00DA2AFE">
        <w:fldChar w:fldCharType="end"/>
      </w:r>
      <w:r w:rsidR="00DA2AFE">
        <w:t>.</w:t>
      </w:r>
      <w:r w:rsidR="000B65F3">
        <w:t xml:space="preserve">  An error in the application of the regional scaling factors affects OmgridY19.2-19.4. This was corrected in the results shown for OMgrid</w:t>
      </w:r>
      <w:r w:rsidR="00F353AE">
        <w:t>B</w:t>
      </w:r>
      <w:r w:rsidR="000B65F3">
        <w:t>19.</w:t>
      </w:r>
      <w:r w:rsidR="00F353AE">
        <w:t>0</w:t>
      </w:r>
      <w:r w:rsidR="00620F7B">
        <w:t xml:space="preserve"> and OMgridB19.5</w:t>
      </w:r>
      <w:r w:rsidR="000B65F3">
        <w:t>.</w:t>
      </w:r>
    </w:p>
    <w:p w14:paraId="161D5E25" w14:textId="77777777" w:rsidR="00672C3D" w:rsidRDefault="00672C3D" w:rsidP="00566677"/>
    <w:p w14:paraId="7D394808" w14:textId="5AE4A5A7" w:rsidR="00C44403" w:rsidRDefault="00C44403" w:rsidP="00566677">
      <w:r>
        <w:rPr>
          <w:noProof/>
          <w:lang w:eastAsia="en-AU"/>
        </w:rPr>
        <w:lastRenderedPageBreak/>
        <w:drawing>
          <wp:inline distT="0" distB="0" distL="0" distR="0" wp14:anchorId="10B3EAB0" wp14:editId="70C853CF">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31510"/>
                    </a:xfrm>
                    <a:prstGeom prst="rect">
                      <a:avLst/>
                    </a:prstGeom>
                  </pic:spPr>
                </pic:pic>
              </a:graphicData>
            </a:graphic>
          </wp:inline>
        </w:drawing>
      </w:r>
    </w:p>
    <w:p w14:paraId="198D5D0F" w14:textId="70B60F72" w:rsidR="00C44403" w:rsidRDefault="00C44403" w:rsidP="00C44403">
      <w:pPr>
        <w:pStyle w:val="Caption"/>
      </w:pPr>
      <w:bookmarkStart w:id="5" w:name="_Ref1403267"/>
      <w:r>
        <w:t xml:space="preserve">Figure </w:t>
      </w:r>
      <w:r w:rsidR="00BC1F3F">
        <w:rPr>
          <w:noProof/>
        </w:rPr>
        <w:fldChar w:fldCharType="begin"/>
      </w:r>
      <w:r w:rsidR="00BC1F3F">
        <w:rPr>
          <w:noProof/>
        </w:rPr>
        <w:instrText xml:space="preserve"> SEQ Figure \* ARABIC </w:instrText>
      </w:r>
      <w:r w:rsidR="00BC1F3F">
        <w:rPr>
          <w:noProof/>
        </w:rPr>
        <w:fldChar w:fldCharType="separate"/>
      </w:r>
      <w:r w:rsidR="009D1A57">
        <w:rPr>
          <w:noProof/>
        </w:rPr>
        <w:t>4</w:t>
      </w:r>
      <w:r w:rsidR="00BC1F3F">
        <w:rPr>
          <w:noProof/>
        </w:rPr>
        <w:fldChar w:fldCharType="end"/>
      </w:r>
      <w:bookmarkEnd w:id="5"/>
      <w:r>
        <w:t>. CPUE trends with clustering assumptions (black) and HBF (red) for the targeting assumption.</w:t>
      </w:r>
    </w:p>
    <w:p w14:paraId="1293A709" w14:textId="77777777" w:rsidR="00C44403" w:rsidRDefault="00C44403" w:rsidP="00C44403"/>
    <w:p w14:paraId="457BD14C" w14:textId="584315F5" w:rsidR="00C44403" w:rsidRDefault="00C44403" w:rsidP="00C44403">
      <w:r>
        <w:rPr>
          <w:noProof/>
          <w:lang w:eastAsia="en-AU"/>
        </w:rPr>
        <w:lastRenderedPageBreak/>
        <w:drawing>
          <wp:inline distT="0" distB="0" distL="0" distR="0" wp14:anchorId="20AE446E" wp14:editId="30057A94">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731510"/>
                    </a:xfrm>
                    <a:prstGeom prst="rect">
                      <a:avLst/>
                    </a:prstGeom>
                  </pic:spPr>
                </pic:pic>
              </a:graphicData>
            </a:graphic>
          </wp:inline>
        </w:drawing>
      </w:r>
    </w:p>
    <w:p w14:paraId="5D3C423A" w14:textId="558B8BF5" w:rsidR="00C44403" w:rsidRDefault="00C44403" w:rsidP="00C44403">
      <w:pPr>
        <w:pStyle w:val="Caption"/>
      </w:pPr>
      <w:r>
        <w:t xml:space="preserve">Figure </w:t>
      </w:r>
      <w:r w:rsidR="00BC1F3F">
        <w:rPr>
          <w:noProof/>
        </w:rPr>
        <w:fldChar w:fldCharType="begin"/>
      </w:r>
      <w:r w:rsidR="00BC1F3F">
        <w:rPr>
          <w:noProof/>
        </w:rPr>
        <w:instrText xml:space="preserve"> SEQ Figure \* ARABIC </w:instrText>
      </w:r>
      <w:r w:rsidR="00BC1F3F">
        <w:rPr>
          <w:noProof/>
        </w:rPr>
        <w:fldChar w:fldCharType="separate"/>
      </w:r>
      <w:r w:rsidR="009D1A57">
        <w:rPr>
          <w:noProof/>
        </w:rPr>
        <w:t>5</w:t>
      </w:r>
      <w:r w:rsidR="00BC1F3F">
        <w:rPr>
          <w:noProof/>
        </w:rPr>
        <w:fldChar w:fldCharType="end"/>
      </w:r>
      <w:r>
        <w:t xml:space="preserve">. The default assessment CPUE series (solid line) and </w:t>
      </w:r>
      <w:r w:rsidR="00252C45">
        <w:t>the 1% per year catchability trend series (broken line).</w:t>
      </w:r>
    </w:p>
    <w:p w14:paraId="54016BA5" w14:textId="77777777" w:rsidR="00252C45" w:rsidRDefault="00252C45" w:rsidP="00252C45"/>
    <w:p w14:paraId="658508DF" w14:textId="464BD3C1" w:rsidR="00252C45" w:rsidRDefault="00252C45" w:rsidP="00252C45">
      <w:r>
        <w:rPr>
          <w:noProof/>
          <w:lang w:eastAsia="en-AU"/>
        </w:rPr>
        <w:lastRenderedPageBreak/>
        <w:drawing>
          <wp:inline distT="0" distB="0" distL="0" distR="0" wp14:anchorId="66077CFC" wp14:editId="6C2E76DD">
            <wp:extent cx="5731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731510"/>
                    </a:xfrm>
                    <a:prstGeom prst="rect">
                      <a:avLst/>
                    </a:prstGeom>
                  </pic:spPr>
                </pic:pic>
              </a:graphicData>
            </a:graphic>
          </wp:inline>
        </w:drawing>
      </w:r>
    </w:p>
    <w:p w14:paraId="51F7E6CB" w14:textId="77777777" w:rsidR="00252C45" w:rsidRDefault="00252C45" w:rsidP="00252C45"/>
    <w:p w14:paraId="22316843" w14:textId="6FB3E882" w:rsidR="00252C45" w:rsidRPr="00252C45" w:rsidRDefault="00252C45" w:rsidP="00252C45">
      <w:pPr>
        <w:pStyle w:val="Caption"/>
      </w:pPr>
      <w:bookmarkStart w:id="6" w:name="_Ref1403290"/>
      <w:r>
        <w:t xml:space="preserve">Figure </w:t>
      </w:r>
      <w:r w:rsidR="00BC1F3F">
        <w:rPr>
          <w:noProof/>
        </w:rPr>
        <w:fldChar w:fldCharType="begin"/>
      </w:r>
      <w:r w:rsidR="00BC1F3F">
        <w:rPr>
          <w:noProof/>
        </w:rPr>
        <w:instrText xml:space="preserve"> SEQ Figure \* ARABIC </w:instrText>
      </w:r>
      <w:r w:rsidR="00BC1F3F">
        <w:rPr>
          <w:noProof/>
        </w:rPr>
        <w:fldChar w:fldCharType="separate"/>
      </w:r>
      <w:r w:rsidR="009D1A57">
        <w:rPr>
          <w:noProof/>
        </w:rPr>
        <w:t>6</w:t>
      </w:r>
      <w:r w:rsidR="00BC1F3F">
        <w:rPr>
          <w:noProof/>
        </w:rPr>
        <w:fldChar w:fldCharType="end"/>
      </w:r>
      <w:bookmarkEnd w:id="6"/>
      <w:r>
        <w:t>.  Comparison of the assessment CPUE series with the assessment area-scaling factors (black) and two alternates weighting factors (red, green).</w:t>
      </w:r>
    </w:p>
    <w:p w14:paraId="7B8337FB" w14:textId="77777777" w:rsidR="00C44403" w:rsidRDefault="00C44403" w:rsidP="00C44403"/>
    <w:p w14:paraId="74079C94" w14:textId="77777777" w:rsidR="00C44403" w:rsidRPr="00C44403" w:rsidRDefault="00C44403" w:rsidP="00C44403"/>
    <w:p w14:paraId="7FB166C9" w14:textId="77777777" w:rsidR="00672C3D" w:rsidRDefault="00672C3D" w:rsidP="00672C3D">
      <w:pPr>
        <w:pStyle w:val="Heading2"/>
      </w:pPr>
      <w:r>
        <w:t>Revised Projection Assumptions</w:t>
      </w:r>
    </w:p>
    <w:p w14:paraId="53C139CF" w14:textId="77777777" w:rsidR="00672C3D" w:rsidRDefault="00672C3D" w:rsidP="00672C3D">
      <w:r>
        <w:t>The reference case OM projection assumptions were updated as recommended by the WPTT and WPM in 2018 (attachment 1), including:</w:t>
      </w:r>
    </w:p>
    <w:p w14:paraId="36D39FBA" w14:textId="77777777" w:rsidR="00E506EA" w:rsidRDefault="00E506EA" w:rsidP="00E506EA">
      <w:pPr>
        <w:pStyle w:val="ListParagraph"/>
        <w:numPr>
          <w:ilvl w:val="0"/>
          <w:numId w:val="13"/>
        </w:numPr>
      </w:pPr>
      <w:r>
        <w:t>MP-based management was set to start in 2021, and the bridging catches for the intervening years were updated from the WPTT 2018 figures.</w:t>
      </w:r>
    </w:p>
    <w:p w14:paraId="6E9DB1AB" w14:textId="28A984FF" w:rsidR="00672C3D" w:rsidRDefault="00672C3D" w:rsidP="00672C3D">
      <w:pPr>
        <w:pStyle w:val="ListParagraph"/>
        <w:numPr>
          <w:ilvl w:val="0"/>
          <w:numId w:val="13"/>
        </w:numPr>
      </w:pPr>
      <w:r>
        <w:t>Th</w:t>
      </w:r>
      <w:r w:rsidR="00620F7B">
        <w:t xml:space="preserve">e </w:t>
      </w:r>
      <w:r>
        <w:t xml:space="preserve">annual </w:t>
      </w:r>
      <w:r w:rsidR="00E506EA">
        <w:t xml:space="preserve">aggregate </w:t>
      </w:r>
      <w:r>
        <w:t>CV = 0.2 and auto-correlation = 0.5</w:t>
      </w:r>
      <w:r w:rsidR="00E506EA">
        <w:t xml:space="preserve"> </w:t>
      </w:r>
      <w:r w:rsidR="00620F7B">
        <w:t xml:space="preserve">was used (it was identified as a mistake in the previous iteration, but was actually correct). At this time, the OM only outputs the aggregate annual CPUE for the MP to use.  </w:t>
      </w:r>
      <w:r w:rsidR="00620F7B">
        <w:fldChar w:fldCharType="begin"/>
      </w:r>
      <w:r w:rsidR="00620F7B">
        <w:instrText xml:space="preserve"> REF _Ref191395 \h </w:instrText>
      </w:r>
      <w:r w:rsidR="00620F7B">
        <w:fldChar w:fldCharType="separate"/>
      </w:r>
      <w:r w:rsidR="009D1A57">
        <w:t xml:space="preserve">Figure </w:t>
      </w:r>
      <w:r w:rsidR="009D1A57">
        <w:rPr>
          <w:noProof/>
        </w:rPr>
        <w:t>7</w:t>
      </w:r>
      <w:r w:rsidR="00620F7B">
        <w:fldChar w:fldCharType="end"/>
      </w:r>
      <w:r w:rsidR="00620F7B">
        <w:t xml:space="preserve"> illustrates an example </w:t>
      </w:r>
      <w:r w:rsidR="001B0812">
        <w:lastRenderedPageBreak/>
        <w:t xml:space="preserve">stochastic </w:t>
      </w:r>
      <w:r w:rsidR="00620F7B">
        <w:t>time series with this level of error (and the level of variability that would be observed in 4 independent quarterly series that would result in the annual aggregate characteristics</w:t>
      </w:r>
      <w:r w:rsidR="00C11CB5">
        <w:t>)</w:t>
      </w:r>
      <w:r w:rsidR="001B0812">
        <w:t>.</w:t>
      </w:r>
    </w:p>
    <w:p w14:paraId="32B5CF81" w14:textId="77777777" w:rsidR="00672C3D" w:rsidRDefault="00672C3D" w:rsidP="00672C3D"/>
    <w:p w14:paraId="03E64E60" w14:textId="77777777" w:rsidR="00672C3D" w:rsidRDefault="00E506EA" w:rsidP="00672C3D">
      <w:r>
        <w:rPr>
          <w:noProof/>
          <w:lang w:eastAsia="en-AU"/>
        </w:rPr>
        <w:drawing>
          <wp:inline distT="0" distB="0" distL="0" distR="0" wp14:anchorId="7C8D75EE" wp14:editId="59F2182E">
            <wp:extent cx="5731510" cy="23291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29180"/>
                    </a:xfrm>
                    <a:prstGeom prst="rect">
                      <a:avLst/>
                    </a:prstGeom>
                  </pic:spPr>
                </pic:pic>
              </a:graphicData>
            </a:graphic>
          </wp:inline>
        </w:drawing>
      </w:r>
    </w:p>
    <w:p w14:paraId="3559696E" w14:textId="04A673CE" w:rsidR="00E506EA" w:rsidRDefault="00E506EA" w:rsidP="00E506EA">
      <w:pPr>
        <w:pStyle w:val="Caption"/>
      </w:pPr>
      <w:bookmarkStart w:id="7" w:name="_Ref191395"/>
      <w:r>
        <w:t xml:space="preserve">Figure </w:t>
      </w:r>
      <w:r w:rsidR="009A4BC9">
        <w:rPr>
          <w:noProof/>
        </w:rPr>
        <w:fldChar w:fldCharType="begin"/>
      </w:r>
      <w:r w:rsidR="009A4BC9">
        <w:rPr>
          <w:noProof/>
        </w:rPr>
        <w:instrText xml:space="preserve"> SEQ Figure \* ARABIC </w:instrText>
      </w:r>
      <w:r w:rsidR="009A4BC9">
        <w:rPr>
          <w:noProof/>
        </w:rPr>
        <w:fldChar w:fldCharType="separate"/>
      </w:r>
      <w:r w:rsidR="009D1A57">
        <w:rPr>
          <w:noProof/>
        </w:rPr>
        <w:t>7</w:t>
      </w:r>
      <w:r w:rsidR="009A4BC9">
        <w:rPr>
          <w:noProof/>
        </w:rPr>
        <w:fldChar w:fldCharType="end"/>
      </w:r>
      <w:bookmarkEnd w:id="7"/>
      <w:r>
        <w:t xml:space="preserve">. Simulated CPUE error time series yielding an annual aggregate </w:t>
      </w:r>
      <w:r w:rsidR="00012BF9">
        <w:t xml:space="preserve">(mean) </w:t>
      </w:r>
      <w:r>
        <w:t xml:space="preserve">CPUE series with a CV of 0.2 and auto-correlation of 0.5 (black line). Coloured lines represent 4 independent quarterly CPUE series errors that yield this aggregate characteristic. </w:t>
      </w:r>
    </w:p>
    <w:p w14:paraId="422E6F69" w14:textId="77777777" w:rsidR="00E506EA" w:rsidRPr="00BA5ADD" w:rsidRDefault="00E506EA" w:rsidP="00672C3D"/>
    <w:p w14:paraId="0A74EFCE" w14:textId="77777777" w:rsidR="00672C3D" w:rsidRDefault="00672C3D" w:rsidP="00672C3D">
      <w:r>
        <w:t>Robustness trials</w:t>
      </w:r>
    </w:p>
    <w:p w14:paraId="43207173" w14:textId="77777777" w:rsidR="00672C3D" w:rsidRDefault="00672C3D" w:rsidP="00672C3D"/>
    <w:p w14:paraId="4EAD2AC8" w14:textId="77777777" w:rsidR="00672C3D" w:rsidRDefault="00672C3D" w:rsidP="00672C3D"/>
    <w:p w14:paraId="644F2AF9" w14:textId="77777777" w:rsidR="00672C3D" w:rsidRDefault="00672C3D" w:rsidP="00672C3D"/>
    <w:p w14:paraId="4C307703" w14:textId="77777777" w:rsidR="00566677" w:rsidRDefault="00566677" w:rsidP="00566677">
      <w:pPr>
        <w:pStyle w:val="Heading1"/>
      </w:pPr>
      <w:r>
        <w:t>Fractional Factorial Experimental Design</w:t>
      </w:r>
    </w:p>
    <w:p w14:paraId="3AA42B5A" w14:textId="77777777" w:rsidR="00715044" w:rsidRDefault="00A64D20" w:rsidP="00566677">
      <w:r>
        <w:t>The concept of f</w:t>
      </w:r>
      <w:r w:rsidR="00977E66">
        <w:t xml:space="preserve">ractional factorial design was developed in recognition that it is not practical to run experiments with every possible combination of interactions among a large number of factors, and even if it were possible, appreciable 3 way (and higher) interactions tend to be very rare.  </w:t>
      </w:r>
      <w:r w:rsidR="00727B00">
        <w:t>The principles of f</w:t>
      </w:r>
      <w:r w:rsidR="0041352D">
        <w:t>ractional factorial design ha</w:t>
      </w:r>
      <w:r w:rsidR="00727B00">
        <w:t>ve</w:t>
      </w:r>
      <w:r w:rsidR="0041352D">
        <w:t xml:space="preserve"> been used for </w:t>
      </w:r>
      <w:r w:rsidR="00202377">
        <w:t xml:space="preserve">OM development </w:t>
      </w:r>
      <w:r w:rsidR="0041352D">
        <w:t>datin</w:t>
      </w:r>
      <w:r w:rsidR="00FC4B3E">
        <w:t>g back to at least Schweder (1997</w:t>
      </w:r>
      <w:r w:rsidR="0041352D">
        <w:t xml:space="preserve">). </w:t>
      </w:r>
      <w:r w:rsidR="0074228A">
        <w:t>T</w:t>
      </w:r>
      <w:r w:rsidR="0041352D">
        <w:t xml:space="preserve">he approach </w:t>
      </w:r>
      <w:r w:rsidR="001B0812">
        <w:t xml:space="preserve">appears to be most common and </w:t>
      </w:r>
      <w:r w:rsidR="0041352D">
        <w:t>accessibly described for situations focused on interactions among 2 level factors</w:t>
      </w:r>
      <w:r>
        <w:t xml:space="preserve"> (three</w:t>
      </w:r>
      <w:r w:rsidR="0041352D">
        <w:t xml:space="preserve"> level factor</w:t>
      </w:r>
      <w:r>
        <w:t>s</w:t>
      </w:r>
      <w:r w:rsidR="0041352D">
        <w:t xml:space="preserve"> are generally </w:t>
      </w:r>
      <w:r>
        <w:t xml:space="preserve">included </w:t>
      </w:r>
      <w:r w:rsidR="0041352D">
        <w:t>to identify whether non-linear responses are important</w:t>
      </w:r>
      <w:r>
        <w:t>)</w:t>
      </w:r>
      <w:r w:rsidR="0041352D">
        <w:t>. We used the R package "</w:t>
      </w:r>
      <w:proofErr w:type="spellStart"/>
      <w:r w:rsidR="0041352D">
        <w:t>planor</w:t>
      </w:r>
      <w:proofErr w:type="spellEnd"/>
      <w:r w:rsidR="0041352D">
        <w:t xml:space="preserve">" to </w:t>
      </w:r>
      <w:r w:rsidR="00F46912">
        <w:t xml:space="preserve">propose </w:t>
      </w:r>
      <w:r w:rsidR="001B3736">
        <w:t>fractional design</w:t>
      </w:r>
      <w:r w:rsidR="001B0812">
        <w:t>s</w:t>
      </w:r>
      <w:r w:rsidR="001B3736">
        <w:t xml:space="preserve"> for mix</w:t>
      </w:r>
      <w:r w:rsidR="001B0812">
        <w:t>tures</w:t>
      </w:r>
      <w:r w:rsidR="001B3736">
        <w:t xml:space="preserve"> of 2 and 3 level factors</w:t>
      </w:r>
      <w:r w:rsidR="001B0812">
        <w:t xml:space="preserve">.  </w:t>
      </w:r>
    </w:p>
    <w:p w14:paraId="556CE0E3" w14:textId="659D2C2A" w:rsidR="00715044" w:rsidRDefault="00715044" w:rsidP="00566677">
      <w:r>
        <w:t xml:space="preserve">Three grids </w:t>
      </w:r>
      <w:r w:rsidR="001B0812">
        <w:t xml:space="preserve">were </w:t>
      </w:r>
      <w:r>
        <w:t xml:space="preserve">defined </w:t>
      </w:r>
      <w:r w:rsidR="001B0812">
        <w:t>to explore the implications of fractional factorial design and propose the new reference case OM</w:t>
      </w:r>
      <w:r w:rsidR="007E4725">
        <w:t xml:space="preserve"> (the two fractional grids are a subset of the full grid and did not require re-running)</w:t>
      </w:r>
      <w:r w:rsidR="001B0812">
        <w:t xml:space="preserve">. </w:t>
      </w:r>
      <w:r>
        <w:t>Unfortunately, specification errors were identified too late to repeat the exercise. But we consider the results to be informative with respect to the requirements for OM design.</w:t>
      </w:r>
    </w:p>
    <w:p w14:paraId="6DF01E58" w14:textId="52BC3FE3" w:rsidR="00715044" w:rsidRDefault="00715044" w:rsidP="00715044">
      <w:pPr>
        <w:pStyle w:val="ListParagraph"/>
        <w:numPr>
          <w:ilvl w:val="0"/>
          <w:numId w:val="16"/>
        </w:numPr>
      </w:pPr>
      <w:r>
        <w:t>OMgridB19.2 - 72 model fractional design with main effects estimable</w:t>
      </w:r>
    </w:p>
    <w:p w14:paraId="34DC5E0F" w14:textId="1AEBD6E3" w:rsidR="00715044" w:rsidRDefault="00715044" w:rsidP="00715044">
      <w:pPr>
        <w:pStyle w:val="ListParagraph"/>
        <w:numPr>
          <w:ilvl w:val="0"/>
          <w:numId w:val="16"/>
        </w:numPr>
      </w:pPr>
      <w:r>
        <w:t>OMgridB19.3 - 144 model fractional design with main effects and all 2-way interactions estimable</w:t>
      </w:r>
    </w:p>
    <w:p w14:paraId="06C9272A" w14:textId="371C776C" w:rsidR="00715044" w:rsidRDefault="00715044" w:rsidP="00715044">
      <w:pPr>
        <w:pStyle w:val="ListParagraph"/>
        <w:numPr>
          <w:ilvl w:val="0"/>
          <w:numId w:val="16"/>
        </w:numPr>
      </w:pPr>
      <w:r>
        <w:t>OMgridB19.4 - 288 model full factorial design</w:t>
      </w:r>
    </w:p>
    <w:p w14:paraId="3090C8DB" w14:textId="4CFC5156" w:rsidR="00715044" w:rsidRDefault="00715044" w:rsidP="00566677">
      <w:r>
        <w:lastRenderedPageBreak/>
        <w:t xml:space="preserve"> </w:t>
      </w:r>
    </w:p>
    <w:p w14:paraId="51FF8614" w14:textId="649F79C3" w:rsidR="001B3736" w:rsidRDefault="00987A3A" w:rsidP="00566677">
      <w:r>
        <w:t xml:space="preserve">The cost of the fractional design is the </w:t>
      </w:r>
      <w:r w:rsidR="00F46912">
        <w:t xml:space="preserve">confounding </w:t>
      </w:r>
      <w:r>
        <w:t xml:space="preserve">of the interaction terms. </w:t>
      </w:r>
      <w:r w:rsidR="003A1E3B">
        <w:t xml:space="preserve">Furthermore, since the usual intent of fractional design is to quantify the effects of different factors and the low level interaction terms, it is not clear whether the approach will actually lead to a reasonably representative OM ensemble. </w:t>
      </w:r>
    </w:p>
    <w:p w14:paraId="6E05678C" w14:textId="7268490B" w:rsidR="00715044" w:rsidRDefault="00202377" w:rsidP="00566677">
      <w:r>
        <w:t xml:space="preserve">We </w:t>
      </w:r>
      <w:r w:rsidR="00715044">
        <w:t xml:space="preserve">suggest that the best use of the fractional design would be to maximize the number of dimensions tested, while keeping the number of models to a manageable total of </w:t>
      </w:r>
      <w:proofErr w:type="gramStart"/>
      <w:r w:rsidR="007E4725">
        <w:t xml:space="preserve">between </w:t>
      </w:r>
      <w:r w:rsidR="00715044">
        <w:t>50-150</w:t>
      </w:r>
      <w:proofErr w:type="gramEnd"/>
      <w:r w:rsidR="00715044">
        <w:t>. We would suggest that all 2-way interactions should be a target to aim for, while the results below suggest that estimable main effects might be sufficient to map out the main uncertainties.</w:t>
      </w:r>
      <w:r w:rsidR="007E4725">
        <w:t xml:space="preserve"> We do not know if this is a reasonable generalization for OMs - it could be specific to the BET situation, or possibly an artefact of the random way in which the confounding was assigned.</w:t>
      </w:r>
    </w:p>
    <w:p w14:paraId="35C7D577" w14:textId="77777777" w:rsidR="00715044" w:rsidRDefault="00715044" w:rsidP="00566677"/>
    <w:p w14:paraId="149540C3" w14:textId="77777777" w:rsidR="00DB27A8" w:rsidRDefault="00DB27A8" w:rsidP="00DB27A8">
      <w:r>
        <w:rPr>
          <w:noProof/>
          <w:lang w:eastAsia="en-AU"/>
        </w:rPr>
        <w:drawing>
          <wp:inline distT="0" distB="0" distL="0" distR="0" wp14:anchorId="4C496B68" wp14:editId="37AA58A9">
            <wp:extent cx="5731510" cy="53251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25110"/>
                    </a:xfrm>
                    <a:prstGeom prst="rect">
                      <a:avLst/>
                    </a:prstGeom>
                  </pic:spPr>
                </pic:pic>
              </a:graphicData>
            </a:graphic>
          </wp:inline>
        </w:drawing>
      </w:r>
    </w:p>
    <w:p w14:paraId="3CE22F9D" w14:textId="77777777" w:rsidR="00DB27A8" w:rsidRDefault="00DB27A8" w:rsidP="00DB27A8">
      <w:pPr>
        <w:pStyle w:val="Caption"/>
      </w:pPr>
      <w:bookmarkStart w:id="8" w:name="_Ref181301"/>
      <w:r>
        <w:t xml:space="preserve">Figure </w:t>
      </w:r>
      <w:r>
        <w:rPr>
          <w:noProof/>
        </w:rPr>
        <w:fldChar w:fldCharType="begin"/>
      </w:r>
      <w:r>
        <w:rPr>
          <w:noProof/>
        </w:rPr>
        <w:instrText xml:space="preserve"> SEQ Figure \* ARABIC </w:instrText>
      </w:r>
      <w:r>
        <w:rPr>
          <w:noProof/>
        </w:rPr>
        <w:fldChar w:fldCharType="separate"/>
      </w:r>
      <w:r w:rsidR="009D1A57">
        <w:rPr>
          <w:noProof/>
        </w:rPr>
        <w:t>8</w:t>
      </w:r>
      <w:r>
        <w:rPr>
          <w:noProof/>
        </w:rPr>
        <w:fldChar w:fldCharType="end"/>
      </w:r>
      <w:bookmarkEnd w:id="8"/>
      <w:r>
        <w:t xml:space="preserve">. Scatterplot and marginal distributions for stock status summary statistics from grids B19.2, B19.3 and B19.4. Note that B19.3 includes </w:t>
      </w:r>
      <w:proofErr w:type="gramStart"/>
      <w:r>
        <w:t>points</w:t>
      </w:r>
      <w:proofErr w:type="gramEnd"/>
      <w:r>
        <w:t xml:space="preserve"> labelled B19.3 and B19.2, while gridB19.4 includes all points. </w:t>
      </w:r>
    </w:p>
    <w:p w14:paraId="39FF5CBB" w14:textId="77777777" w:rsidR="00DB27A8" w:rsidRDefault="00DB27A8" w:rsidP="00566677"/>
    <w:p w14:paraId="4E7F66FC" w14:textId="77777777" w:rsidR="00566677" w:rsidRDefault="00566677" w:rsidP="00566677">
      <w:pPr>
        <w:pStyle w:val="Heading1"/>
      </w:pPr>
      <w:r>
        <w:lastRenderedPageBreak/>
        <w:t>Parameter estimation sensitivity to initial values</w:t>
      </w:r>
    </w:p>
    <w:p w14:paraId="089EB1C2" w14:textId="7BC231A4" w:rsidR="00E937FB" w:rsidRDefault="00E937FB" w:rsidP="00E937FB">
      <w:r>
        <w:t xml:space="preserve">It is recognized that parameter estimation </w:t>
      </w:r>
      <w:r w:rsidR="00B12151">
        <w:t xml:space="preserve">is often </w:t>
      </w:r>
      <w:r>
        <w:t xml:space="preserve">sensitive to initial conditions </w:t>
      </w:r>
      <w:r w:rsidR="00E05A03">
        <w:t xml:space="preserve">in SS3 assessments </w:t>
      </w:r>
      <w:r>
        <w:t xml:space="preserve">(e.g. </w:t>
      </w:r>
      <w:r w:rsidR="00B12151">
        <w:t xml:space="preserve">due to very flat </w:t>
      </w:r>
      <w:r w:rsidR="00BE0650">
        <w:t>and/</w:t>
      </w:r>
      <w:r w:rsidR="00B12151">
        <w:t xml:space="preserve">or </w:t>
      </w:r>
      <w:proofErr w:type="spellStart"/>
      <w:r>
        <w:t>polymodal</w:t>
      </w:r>
      <w:proofErr w:type="spellEnd"/>
      <w:r>
        <w:t xml:space="preserve"> likelihood surfaces)</w:t>
      </w:r>
      <w:r w:rsidR="00A64D20">
        <w:t>, and the bigeye model is no exception</w:t>
      </w:r>
      <w:r>
        <w:t xml:space="preserve">. </w:t>
      </w:r>
      <w:r w:rsidR="000931D7">
        <w:t>I</w:t>
      </w:r>
      <w:r>
        <w:t xml:space="preserve">t </w:t>
      </w:r>
      <w:r w:rsidR="00A64D20">
        <w:t xml:space="preserve">would be very difficult </w:t>
      </w:r>
      <w:r>
        <w:t xml:space="preserve">to ever conclude that one of these highly parameterized models has truly reached the global minima, </w:t>
      </w:r>
      <w:r w:rsidR="000931D7">
        <w:t xml:space="preserve">so </w:t>
      </w:r>
      <w:r>
        <w:t xml:space="preserve">we have </w:t>
      </w:r>
      <w:r w:rsidR="000931D7">
        <w:t xml:space="preserve">usually </w:t>
      </w:r>
      <w:r>
        <w:t>assumed that a model reaching the satisfactory convergence criterion (</w:t>
      </w:r>
      <w:r w:rsidR="0031059B">
        <w:t xml:space="preserve">absolute value of the </w:t>
      </w:r>
      <w:r>
        <w:t>maximum gradient of the objective function with respect to the parameters</w:t>
      </w:r>
      <w:r w:rsidR="0031059B">
        <w:t xml:space="preserve"> &lt; 0.01</w:t>
      </w:r>
      <w:r>
        <w:t xml:space="preserve">) </w:t>
      </w:r>
      <w:r w:rsidR="000931D7">
        <w:t>should</w:t>
      </w:r>
      <w:r w:rsidR="00E05A03">
        <w:t xml:space="preserve"> </w:t>
      </w:r>
      <w:r>
        <w:t xml:space="preserve">provide </w:t>
      </w:r>
      <w:r w:rsidR="00E05A03">
        <w:t xml:space="preserve">informative </w:t>
      </w:r>
      <w:r>
        <w:t>results</w:t>
      </w:r>
      <w:r w:rsidR="000931D7">
        <w:t>,</w:t>
      </w:r>
      <w:r>
        <w:t xml:space="preserve"> even if </w:t>
      </w:r>
      <w:r w:rsidR="000931D7">
        <w:t xml:space="preserve">it is </w:t>
      </w:r>
      <w:r>
        <w:t>not perfect.</w:t>
      </w:r>
      <w:r w:rsidR="000931D7">
        <w:t xml:space="preserve"> This may be a </w:t>
      </w:r>
      <w:r w:rsidR="00BE0650">
        <w:t xml:space="preserve">particularly </w:t>
      </w:r>
      <w:r w:rsidR="000931D7">
        <w:t xml:space="preserve">dangerous assumption if one is relying on a single (or small number) of models, but </w:t>
      </w:r>
      <w:r w:rsidR="00A64D20">
        <w:t xml:space="preserve">it is hoped that </w:t>
      </w:r>
      <w:r w:rsidR="000931D7">
        <w:t xml:space="preserve">the problem should not be serious if </w:t>
      </w:r>
      <w:r>
        <w:t xml:space="preserve">the MSE </w:t>
      </w:r>
      <w:r w:rsidR="000931D7">
        <w:t xml:space="preserve">is designed to be robust to many </w:t>
      </w:r>
      <w:r>
        <w:t xml:space="preserve">models. </w:t>
      </w:r>
      <w:r w:rsidR="00C11CB5">
        <w:t xml:space="preserve">There is an additional concern that </w:t>
      </w:r>
      <w:r>
        <w:t xml:space="preserve">a large number of model failures in a particular parameter space could substantially </w:t>
      </w:r>
      <w:r w:rsidR="00A64D20">
        <w:t xml:space="preserve">distort </w:t>
      </w:r>
      <w:r>
        <w:t xml:space="preserve">the overall distribution of the OM ensemble. </w:t>
      </w:r>
      <w:r w:rsidR="00C11CB5">
        <w:t>To examine these assumptions in more detail</w:t>
      </w:r>
      <w:r w:rsidR="006A20F8">
        <w:t>, the minimization was repeated from jittered initial parameter values, until 3 separate runs converged</w:t>
      </w:r>
      <w:r w:rsidR="00C11CB5">
        <w:t xml:space="preserve"> for each model configuration</w:t>
      </w:r>
      <w:r w:rsidR="00A64D20">
        <w:t>.</w:t>
      </w:r>
      <w:r w:rsidR="006A20F8">
        <w:t xml:space="preserve"> </w:t>
      </w:r>
      <w:r w:rsidR="00A64D20">
        <w:t>A</w:t>
      </w:r>
      <w:r w:rsidR="006A20F8">
        <w:t xml:space="preserve"> limit of </w:t>
      </w:r>
      <w:r w:rsidR="00C11CB5">
        <w:t>~1</w:t>
      </w:r>
      <w:r w:rsidR="006A20F8">
        <w:t>0 fitting failures was imposed</w:t>
      </w:r>
      <w:r w:rsidR="00C11CB5">
        <w:t xml:space="preserve"> (</w:t>
      </w:r>
      <w:r w:rsidR="006A20F8">
        <w:t>but</w:t>
      </w:r>
      <w:r w:rsidR="000931D7">
        <w:t xml:space="preserve"> </w:t>
      </w:r>
      <w:r w:rsidR="00A64D20">
        <w:t xml:space="preserve">overridden </w:t>
      </w:r>
      <w:r w:rsidR="00C11CB5">
        <w:t>in some cases)</w:t>
      </w:r>
      <w:r w:rsidR="006A20F8">
        <w:t>. From this exercise we note:</w:t>
      </w:r>
    </w:p>
    <w:p w14:paraId="4B161BA5" w14:textId="05AB437D" w:rsidR="006A20F8" w:rsidRDefault="00C11CB5" w:rsidP="006A20F8">
      <w:pPr>
        <w:pStyle w:val="ListParagraph"/>
        <w:numPr>
          <w:ilvl w:val="0"/>
          <w:numId w:val="4"/>
        </w:numPr>
      </w:pPr>
      <w:r>
        <w:t xml:space="preserve">The summary results presented below are based on a flawed grid specification, but were qualitatively consistent among multiple grids (not shown). </w:t>
      </w:r>
      <w:r w:rsidR="00501357">
        <w:t>T</w:t>
      </w:r>
      <w:r w:rsidR="00AF6AB5">
        <w:t xml:space="preserve">here was considerable variability in the number of </w:t>
      </w:r>
      <w:r w:rsidR="005E6DDC">
        <w:t xml:space="preserve">attempts </w:t>
      </w:r>
      <w:r w:rsidR="00501357">
        <w:t>required to achieve convergence</w:t>
      </w:r>
      <w:r w:rsidR="006A20F8">
        <w:t>.</w:t>
      </w:r>
      <w:r w:rsidR="00416F6B">
        <w:t xml:space="preserve"> </w:t>
      </w:r>
      <w:r w:rsidR="00CC6850">
        <w:t>Around</w:t>
      </w:r>
      <w:r w:rsidR="00416F6B">
        <w:t xml:space="preserve"> </w:t>
      </w:r>
      <w:r w:rsidR="00977E66">
        <w:t xml:space="preserve">1000 </w:t>
      </w:r>
      <w:r w:rsidR="00416F6B">
        <w:t>model fittings were undertaken t</w:t>
      </w:r>
      <w:r>
        <w:t>o achieve 3 convergences for a</w:t>
      </w:r>
      <w:r w:rsidR="00416F6B">
        <w:t xml:space="preserve"> 1</w:t>
      </w:r>
      <w:r>
        <w:t>44</w:t>
      </w:r>
      <w:r w:rsidR="00416F6B">
        <w:t xml:space="preserve"> model grid.</w:t>
      </w:r>
      <w:r>
        <w:t xml:space="preserve">  </w:t>
      </w:r>
    </w:p>
    <w:p w14:paraId="2A2F5D50" w14:textId="77777777" w:rsidR="006A20F8" w:rsidRDefault="006A20F8" w:rsidP="006A20F8">
      <w:pPr>
        <w:pStyle w:val="ListParagraph"/>
        <w:numPr>
          <w:ilvl w:val="0"/>
          <w:numId w:val="4"/>
        </w:numPr>
      </w:pPr>
      <w:r>
        <w:t xml:space="preserve">There is </w:t>
      </w:r>
      <w:r w:rsidR="000673DC">
        <w:t xml:space="preserve">non-trivial </w:t>
      </w:r>
      <w:r>
        <w:t xml:space="preserve">variability in the </w:t>
      </w:r>
      <w:r w:rsidR="000673DC">
        <w:t xml:space="preserve">stock status </w:t>
      </w:r>
      <w:r>
        <w:t>results due to minimization variability</w:t>
      </w:r>
      <w:r w:rsidR="000673DC">
        <w:t xml:space="preserve">, but this variability is </w:t>
      </w:r>
      <w:r w:rsidR="00332B4E">
        <w:t xml:space="preserve">much less than </w:t>
      </w:r>
      <w:r w:rsidR="000673DC">
        <w:t xml:space="preserve">the variability </w:t>
      </w:r>
      <w:r w:rsidR="00BE0650">
        <w:t xml:space="preserve">observed </w:t>
      </w:r>
      <w:r w:rsidR="000673DC">
        <w:t>among model configurations</w:t>
      </w:r>
      <w:r>
        <w:t>:</w:t>
      </w:r>
    </w:p>
    <w:p w14:paraId="761B8DC4" w14:textId="77777777" w:rsidR="006A20F8" w:rsidRDefault="006A20F8" w:rsidP="006A20F8">
      <w:pPr>
        <w:pStyle w:val="ListParagraph"/>
        <w:numPr>
          <w:ilvl w:val="1"/>
          <w:numId w:val="4"/>
        </w:numPr>
      </w:pPr>
      <w:r>
        <w:t xml:space="preserve">The objective function deviation from the minimum (within a model configuration) had a mean </w:t>
      </w:r>
      <w:r w:rsidR="0031059B">
        <w:t>of 24 likelihood units (maximum 1681)</w:t>
      </w:r>
      <w:r>
        <w:t>.</w:t>
      </w:r>
      <w:r w:rsidR="00AF6AB5">
        <w:t xml:space="preserve"> </w:t>
      </w:r>
      <w:r w:rsidR="001B3132">
        <w:t>Note that model A is ~20X more likely than model B if the (negative log) likelihood of model A is ~3 units lower than model B.</w:t>
      </w:r>
    </w:p>
    <w:p w14:paraId="1A1A91E4" w14:textId="77777777" w:rsidR="006A20F8" w:rsidRDefault="006A20F8" w:rsidP="006A20F8">
      <w:pPr>
        <w:pStyle w:val="ListParagraph"/>
        <w:numPr>
          <w:ilvl w:val="1"/>
          <w:numId w:val="4"/>
        </w:numPr>
      </w:pPr>
      <w:r>
        <w:t>The mean (across all models) of the CV of the MSY variability (within model configuration</w:t>
      </w:r>
      <w:r w:rsidR="00AF6AB5">
        <w:t>s</w:t>
      </w:r>
      <w:r>
        <w:t>) is small (</w:t>
      </w:r>
      <w:r w:rsidR="00AF6AB5">
        <w:t>3.</w:t>
      </w:r>
      <w:r w:rsidR="000F6C2F">
        <w:t>8</w:t>
      </w:r>
      <w:r w:rsidR="00AF6AB5">
        <w:t>%</w:t>
      </w:r>
      <w:r>
        <w:t xml:space="preserve">) relative to the CV among </w:t>
      </w:r>
      <w:r w:rsidR="00AF6AB5">
        <w:t>all</w:t>
      </w:r>
      <w:r>
        <w:t xml:space="preserve"> model</w:t>
      </w:r>
      <w:r w:rsidR="000931D7">
        <w:t xml:space="preserve"> configurations</w:t>
      </w:r>
      <w:r>
        <w:t xml:space="preserve"> </w:t>
      </w:r>
      <w:r w:rsidR="00AF6AB5">
        <w:t>(with the best objective function value) 3</w:t>
      </w:r>
      <w:r w:rsidR="000F6C2F">
        <w:t>1</w:t>
      </w:r>
      <w:r w:rsidR="00AF6AB5">
        <w:t>%</w:t>
      </w:r>
      <w:r w:rsidR="000F6C2F">
        <w:t>.</w:t>
      </w:r>
    </w:p>
    <w:p w14:paraId="085B8AB5" w14:textId="42D68A17" w:rsidR="00AF6AB5" w:rsidRDefault="00883501" w:rsidP="00AF6AB5">
      <w:pPr>
        <w:pStyle w:val="ListParagraph"/>
        <w:numPr>
          <w:ilvl w:val="1"/>
          <w:numId w:val="4"/>
        </w:numPr>
      </w:pPr>
      <w:r>
        <w:t>Similarly, t</w:t>
      </w:r>
      <w:r w:rsidR="00AF6AB5">
        <w:t>he mean (across all models) of the CV of the B/BMSY variability (within model configurations) is</w:t>
      </w:r>
      <w:r>
        <w:t xml:space="preserve"> small</w:t>
      </w:r>
      <w:r w:rsidR="00AF6AB5">
        <w:t xml:space="preserve"> (~3.</w:t>
      </w:r>
      <w:r w:rsidR="000F6C2F">
        <w:t>0</w:t>
      </w:r>
      <w:r w:rsidR="00AF6AB5">
        <w:t>%) relative to the CV among all models (with the be</w:t>
      </w:r>
      <w:r w:rsidR="000F6C2F">
        <w:t>st objective function value) ~19</w:t>
      </w:r>
      <w:r w:rsidR="00AF6AB5">
        <w:t>%</w:t>
      </w:r>
    </w:p>
    <w:p w14:paraId="3AE5020B" w14:textId="77777777" w:rsidR="00AF6AB5" w:rsidRDefault="00AF6AB5" w:rsidP="00AF6AB5">
      <w:pPr>
        <w:pStyle w:val="ListParagraph"/>
        <w:numPr>
          <w:ilvl w:val="0"/>
          <w:numId w:val="4"/>
        </w:numPr>
      </w:pPr>
      <w:r>
        <w:t>The OM</w:t>
      </w:r>
      <w:r w:rsidR="00812040">
        <w:t>s</w:t>
      </w:r>
      <w:r>
        <w:t xml:space="preserve"> </w:t>
      </w:r>
      <w:r w:rsidR="00812040">
        <w:t>are</w:t>
      </w:r>
      <w:r>
        <w:t xml:space="preserve"> based on the converged models with the lowest objective function value. In so far as MSY and the depletion ratio </w:t>
      </w:r>
      <w:r w:rsidR="00E05A03">
        <w:t xml:space="preserve">can be interpreted as </w:t>
      </w:r>
      <w:r>
        <w:t>ind</w:t>
      </w:r>
      <w:r w:rsidR="00E05A03">
        <w:t xml:space="preserve">icators of the </w:t>
      </w:r>
      <w:r>
        <w:t xml:space="preserve">effect of the numerical </w:t>
      </w:r>
      <w:r w:rsidR="00E05A03">
        <w:t>convergence problems</w:t>
      </w:r>
      <w:r>
        <w:t xml:space="preserve">, </w:t>
      </w:r>
      <w:r w:rsidR="005E6DDC">
        <w:t>i</w:t>
      </w:r>
      <w:r>
        <w:t>t is not obvious that the distribution of these "best" models differs appreciably from the results that would have been achieved from a random sample of converged models (</w:t>
      </w:r>
      <w:r w:rsidR="00446C8B">
        <w:fldChar w:fldCharType="begin"/>
      </w:r>
      <w:r w:rsidR="00446C8B">
        <w:instrText xml:space="preserve"> REF _Ref535414552 \h </w:instrText>
      </w:r>
      <w:r w:rsidR="00446C8B">
        <w:fldChar w:fldCharType="separate"/>
      </w:r>
      <w:ins w:id="9" w:author="Jumppanen, Paavo (O&amp;A, Hobart)" w:date="2019-03-13T16:22:00Z">
        <w:r w:rsidR="009D1A57">
          <w:t xml:space="preserve">Figure </w:t>
        </w:r>
        <w:r w:rsidR="009D1A57">
          <w:rPr>
            <w:noProof/>
          </w:rPr>
          <w:t>9</w:t>
        </w:r>
      </w:ins>
      <w:del w:id="10" w:author="Jumppanen, Paavo (O&amp;A, Hobart)" w:date="2019-03-13T16:21:00Z">
        <w:r w:rsidR="00A61447" w:rsidDel="009D1A57">
          <w:delText xml:space="preserve">Figure </w:delText>
        </w:r>
        <w:r w:rsidR="00A61447" w:rsidDel="009D1A57">
          <w:rPr>
            <w:noProof/>
          </w:rPr>
          <w:delText>5</w:delText>
        </w:r>
      </w:del>
      <w:r w:rsidR="00446C8B">
        <w:fldChar w:fldCharType="end"/>
      </w:r>
      <w:r>
        <w:t>)</w:t>
      </w:r>
      <w:r w:rsidR="005E6DDC">
        <w:t>.</w:t>
      </w:r>
      <w:r w:rsidR="00E05A03" w:rsidRPr="00E05A03">
        <w:t xml:space="preserve"> </w:t>
      </w:r>
      <w:r w:rsidR="00E05A03">
        <w:t xml:space="preserve">Among all the </w:t>
      </w:r>
      <w:r w:rsidR="000931D7">
        <w:t>converged models</w:t>
      </w:r>
      <w:r w:rsidR="00E05A03">
        <w:t xml:space="preserve">, there is no </w:t>
      </w:r>
      <w:r w:rsidR="000931D7">
        <w:t xml:space="preserve">obvious </w:t>
      </w:r>
      <w:r w:rsidR="00E05A03">
        <w:t xml:space="preserve">indication that lower </w:t>
      </w:r>
      <w:r w:rsidR="00E774B8">
        <w:t>(</w:t>
      </w:r>
      <w:r w:rsidR="00E05A03">
        <w:t xml:space="preserve">maximum </w:t>
      </w:r>
      <w:r w:rsidR="00E774B8">
        <w:t xml:space="preserve">absolute value of the) </w:t>
      </w:r>
      <w:r w:rsidR="00E05A03">
        <w:t xml:space="preserve">gradients are associated with better objective function values </w:t>
      </w:r>
      <w:r w:rsidR="00F864F5">
        <w:t>(</w:t>
      </w:r>
      <w:r w:rsidR="00F864F5">
        <w:fldChar w:fldCharType="begin"/>
      </w:r>
      <w:r w:rsidR="00F864F5">
        <w:instrText xml:space="preserve"> REF _Ref535481676 \h </w:instrText>
      </w:r>
      <w:r w:rsidR="00F864F5">
        <w:fldChar w:fldCharType="separate"/>
      </w:r>
      <w:ins w:id="11" w:author="Jumppanen, Paavo (O&amp;A, Hobart)" w:date="2019-03-13T16:22:00Z">
        <w:r w:rsidR="009D1A57">
          <w:t xml:space="preserve">Figure </w:t>
        </w:r>
        <w:r w:rsidR="009D1A57">
          <w:rPr>
            <w:noProof/>
          </w:rPr>
          <w:t>10</w:t>
        </w:r>
      </w:ins>
      <w:del w:id="12" w:author="Jumppanen, Paavo (O&amp;A, Hobart)" w:date="2019-03-13T16:21:00Z">
        <w:r w:rsidR="00A61447" w:rsidDel="009D1A57">
          <w:delText xml:space="preserve">Figure </w:delText>
        </w:r>
        <w:r w:rsidR="00A61447" w:rsidDel="009D1A57">
          <w:rPr>
            <w:noProof/>
          </w:rPr>
          <w:delText>6</w:delText>
        </w:r>
      </w:del>
      <w:r w:rsidR="00F864F5">
        <w:fldChar w:fldCharType="end"/>
      </w:r>
      <w:r w:rsidR="00F864F5">
        <w:t>)</w:t>
      </w:r>
      <w:r w:rsidR="000931D7">
        <w:t>.  T</w:t>
      </w:r>
      <w:r w:rsidR="00F864F5">
        <w:t>hus</w:t>
      </w:r>
      <w:r w:rsidR="00E05A03">
        <w:t xml:space="preserve"> there does not appear to be any reason to adopt a more restrictive </w:t>
      </w:r>
      <w:r w:rsidR="00722003">
        <w:t xml:space="preserve">gradient </w:t>
      </w:r>
      <w:r w:rsidR="00E05A03">
        <w:t>threshold</w:t>
      </w:r>
      <w:r w:rsidR="000673DC">
        <w:t xml:space="preserve"> for retention</w:t>
      </w:r>
      <w:r w:rsidR="00E05A03">
        <w:t xml:space="preserve"> </w:t>
      </w:r>
      <w:r w:rsidR="00F864F5">
        <w:t>(</w:t>
      </w:r>
      <w:r w:rsidR="00E774B8">
        <w:t xml:space="preserve">perhaps </w:t>
      </w:r>
      <w:r w:rsidR="00E05A03">
        <w:t>it could be relaxed).</w:t>
      </w:r>
    </w:p>
    <w:p w14:paraId="5827CFDF" w14:textId="3BDCBF0B" w:rsidR="00C11CB5" w:rsidRDefault="00C11CB5" w:rsidP="00AF6AB5">
      <w:pPr>
        <w:pStyle w:val="ListParagraph"/>
        <w:numPr>
          <w:ilvl w:val="0"/>
          <w:numId w:val="4"/>
        </w:numPr>
      </w:pPr>
      <w:r>
        <w:t>The models with persistent convergence problems</w:t>
      </w:r>
      <w:r w:rsidR="004E5182">
        <w:t xml:space="preserve"> were often (possibly always) associated with very high exploitation rates (for at least one age-region combination), resulting in a runtime catch penalty that SS uses to steer the function minimizer away from impossible results (e.g. </w:t>
      </w:r>
      <w:proofErr w:type="gramStart"/>
      <w:r w:rsidR="004E5182">
        <w:t>catch(</w:t>
      </w:r>
      <w:proofErr w:type="gramEnd"/>
      <w:r w:rsidR="004E5182">
        <w:t>age) &gt; N(age))</w:t>
      </w:r>
      <w:r w:rsidR="004E5182" w:rsidRPr="004E5182">
        <w:t xml:space="preserve"> </w:t>
      </w:r>
      <w:r w:rsidR="004E5182">
        <w:t xml:space="preserve">without crashing. We speculate that this penalty introduces a steep </w:t>
      </w:r>
      <w:proofErr w:type="gramStart"/>
      <w:r w:rsidR="004E5182">
        <w:t>gradient, that</w:t>
      </w:r>
      <w:proofErr w:type="gramEnd"/>
      <w:r w:rsidR="004E5182">
        <w:t xml:space="preserve"> can conflict with other steep gradients from the likelihood terms.  Thus the model may struggle to find a low gradient at the valley of these opposing terms, and if it does succeed in finding the true minimum, it may not be plausible. Furthermore, the implausible solution may often manage to barely avoid the catch penalty, and hence may be difficult to recognize in the SS output diagnostics.</w:t>
      </w:r>
    </w:p>
    <w:p w14:paraId="59B43CE5" w14:textId="759DEB70" w:rsidR="007E4725" w:rsidRDefault="007E4725" w:rsidP="00AF6AB5">
      <w:pPr>
        <w:pStyle w:val="ListParagraph"/>
        <w:numPr>
          <w:ilvl w:val="0"/>
          <w:numId w:val="4"/>
        </w:numPr>
      </w:pPr>
      <w:r>
        <w:lastRenderedPageBreak/>
        <w:t>On the basis of these results, and given the time constraints, we opted to obtain successful convergence twice per model specification in subsequent grids.</w:t>
      </w:r>
    </w:p>
    <w:p w14:paraId="63B36280" w14:textId="77777777" w:rsidR="00AF6AB5" w:rsidRDefault="00AF6AB5" w:rsidP="00AF6AB5">
      <w:pPr>
        <w:ind w:left="360"/>
      </w:pPr>
    </w:p>
    <w:p w14:paraId="73D6B06C" w14:textId="77777777" w:rsidR="00D40A14" w:rsidRDefault="00526B98" w:rsidP="00AF6AB5">
      <w:pPr>
        <w:ind w:left="360"/>
      </w:pPr>
      <w:r>
        <w:rPr>
          <w:noProof/>
          <w:lang w:eastAsia="en-AU"/>
        </w:rPr>
        <w:drawing>
          <wp:inline distT="0" distB="0" distL="0" distR="0" wp14:anchorId="37968C21" wp14:editId="258AABA7">
            <wp:extent cx="4556125" cy="3583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9465" cy="3585686"/>
                    </a:xfrm>
                    <a:prstGeom prst="rect">
                      <a:avLst/>
                    </a:prstGeom>
                  </pic:spPr>
                </pic:pic>
              </a:graphicData>
            </a:graphic>
          </wp:inline>
        </w:drawing>
      </w:r>
    </w:p>
    <w:p w14:paraId="0E3B1CF8" w14:textId="77777777" w:rsidR="00D40A14" w:rsidRDefault="00D40A14" w:rsidP="00AF6AB5">
      <w:pPr>
        <w:ind w:left="360"/>
      </w:pPr>
    </w:p>
    <w:p w14:paraId="0CD301C8" w14:textId="77777777" w:rsidR="00E937FB" w:rsidRDefault="00446C8B" w:rsidP="00526B98">
      <w:pPr>
        <w:pStyle w:val="Caption"/>
      </w:pPr>
      <w:bookmarkStart w:id="13" w:name="_Ref535414552"/>
      <w:r>
        <w:t xml:space="preserve">Figure </w:t>
      </w:r>
      <w:r w:rsidR="00C80AE2">
        <w:rPr>
          <w:noProof/>
        </w:rPr>
        <w:fldChar w:fldCharType="begin"/>
      </w:r>
      <w:r w:rsidR="00C80AE2">
        <w:rPr>
          <w:noProof/>
        </w:rPr>
        <w:instrText xml:space="preserve"> SEQ Figure \* ARABIC </w:instrText>
      </w:r>
      <w:r w:rsidR="00C80AE2">
        <w:rPr>
          <w:noProof/>
        </w:rPr>
        <w:fldChar w:fldCharType="separate"/>
      </w:r>
      <w:r w:rsidR="009D1A57">
        <w:rPr>
          <w:noProof/>
        </w:rPr>
        <w:t>9</w:t>
      </w:r>
      <w:r w:rsidR="00C80AE2">
        <w:rPr>
          <w:noProof/>
        </w:rPr>
        <w:fldChar w:fldCharType="end"/>
      </w:r>
      <w:bookmarkEnd w:id="13"/>
      <w:r>
        <w:t xml:space="preserve">.  Comparison of stock status characteristics from all </w:t>
      </w:r>
      <w:r w:rsidR="000673DC">
        <w:t xml:space="preserve">(432) </w:t>
      </w:r>
      <w:r>
        <w:t>of the converged models from the bigeye OM ensemble</w:t>
      </w:r>
      <w:r w:rsidR="000673DC">
        <w:t xml:space="preserve"> OMgridB19.1</w:t>
      </w:r>
      <w:r>
        <w:t xml:space="preserve">. </w:t>
      </w:r>
      <w:r w:rsidR="000673DC">
        <w:t xml:space="preserve">Red points indicate the (144) best </w:t>
      </w:r>
      <w:r>
        <w:t xml:space="preserve">objective function value </w:t>
      </w:r>
      <w:r w:rsidR="000673DC">
        <w:t>for each configuration</w:t>
      </w:r>
      <w:r>
        <w:t xml:space="preserve">.  </w:t>
      </w:r>
    </w:p>
    <w:p w14:paraId="15F8052A" w14:textId="77777777" w:rsidR="00566677" w:rsidRDefault="00526B98" w:rsidP="00566677">
      <w:r>
        <w:rPr>
          <w:noProof/>
          <w:lang w:eastAsia="en-AU"/>
        </w:rPr>
        <w:drawing>
          <wp:inline distT="0" distB="0" distL="0" distR="0" wp14:anchorId="53E7DB17" wp14:editId="00CCEEC1">
            <wp:extent cx="4466003" cy="351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148" cy="3522523"/>
                    </a:xfrm>
                    <a:prstGeom prst="rect">
                      <a:avLst/>
                    </a:prstGeom>
                  </pic:spPr>
                </pic:pic>
              </a:graphicData>
            </a:graphic>
          </wp:inline>
        </w:drawing>
      </w:r>
    </w:p>
    <w:p w14:paraId="66EAD5E0" w14:textId="77777777" w:rsidR="00D40A14" w:rsidRDefault="00D40A14" w:rsidP="00566677"/>
    <w:p w14:paraId="5A1BE65D" w14:textId="77777777" w:rsidR="00D40A14" w:rsidRDefault="00D40A14" w:rsidP="00D40A14">
      <w:pPr>
        <w:pStyle w:val="Caption"/>
      </w:pPr>
      <w:bookmarkStart w:id="14" w:name="_Ref535481676"/>
      <w:r>
        <w:t xml:space="preserve">Figure </w:t>
      </w:r>
      <w:r w:rsidR="00585F54">
        <w:rPr>
          <w:noProof/>
        </w:rPr>
        <w:fldChar w:fldCharType="begin"/>
      </w:r>
      <w:r w:rsidR="00585F54">
        <w:rPr>
          <w:noProof/>
        </w:rPr>
        <w:instrText xml:space="preserve"> SEQ Figure \* ARABIC </w:instrText>
      </w:r>
      <w:r w:rsidR="00585F54">
        <w:rPr>
          <w:noProof/>
        </w:rPr>
        <w:fldChar w:fldCharType="separate"/>
      </w:r>
      <w:r w:rsidR="009D1A57">
        <w:rPr>
          <w:noProof/>
        </w:rPr>
        <w:t>10</w:t>
      </w:r>
      <w:r w:rsidR="00585F54">
        <w:rPr>
          <w:noProof/>
        </w:rPr>
        <w:fldChar w:fldCharType="end"/>
      </w:r>
      <w:bookmarkEnd w:id="14"/>
      <w:r>
        <w:t xml:space="preserve">.  </w:t>
      </w:r>
      <w:r w:rsidR="000673DC">
        <w:t>OMgridB19.1 c</w:t>
      </w:r>
      <w:r>
        <w:t xml:space="preserve">omparison of the </w:t>
      </w:r>
      <w:r w:rsidR="00812040">
        <w:t xml:space="preserve">relative </w:t>
      </w:r>
      <w:r w:rsidR="000673DC">
        <w:t xml:space="preserve">objective function values </w:t>
      </w:r>
      <w:r>
        <w:t>(</w:t>
      </w:r>
      <w:r w:rsidR="00812040">
        <w:t xml:space="preserve">i.e. L - </w:t>
      </w:r>
      <w:proofErr w:type="gramStart"/>
      <w:r w:rsidR="00812040">
        <w:t>minimum(</w:t>
      </w:r>
      <w:proofErr w:type="gramEnd"/>
      <w:r w:rsidR="00812040">
        <w:t xml:space="preserve">L) within </w:t>
      </w:r>
      <w:r>
        <w:t xml:space="preserve">the </w:t>
      </w:r>
      <w:r w:rsidR="00EB08EB">
        <w:t xml:space="preserve">3 </w:t>
      </w:r>
      <w:r w:rsidR="00812040">
        <w:t xml:space="preserve">converged models </w:t>
      </w:r>
      <w:r>
        <w:t xml:space="preserve">for each of the 144 </w:t>
      </w:r>
      <w:r w:rsidR="000673DC">
        <w:t>configurations</w:t>
      </w:r>
      <w:r>
        <w:t>) and the maximum gradient (for models meeting the minimum gradient convergence criteria).</w:t>
      </w:r>
      <w:r w:rsidR="00526B98">
        <w:t xml:space="preserve"> One</w:t>
      </w:r>
      <w:r w:rsidR="000673DC">
        <w:t xml:space="preserve"> point </w:t>
      </w:r>
      <w:r w:rsidR="0031059B">
        <w:t xml:space="preserve">is </w:t>
      </w:r>
      <w:r w:rsidR="00526B98">
        <w:t xml:space="preserve">off-scale </w:t>
      </w:r>
      <w:r w:rsidR="000673DC">
        <w:t>(</w:t>
      </w:r>
      <w:r w:rsidR="0031059B">
        <w:t>1681</w:t>
      </w:r>
      <w:r w:rsidR="000673DC">
        <w:t>).</w:t>
      </w:r>
      <w:r>
        <w:t xml:space="preserve">   </w:t>
      </w:r>
    </w:p>
    <w:p w14:paraId="7B615E84" w14:textId="77777777" w:rsidR="00E774B8" w:rsidRDefault="00E774B8" w:rsidP="00E774B8">
      <w:pPr>
        <w:pStyle w:val="Heading1"/>
      </w:pPr>
      <w:r>
        <w:t>Parameters on Bounds</w:t>
      </w:r>
    </w:p>
    <w:p w14:paraId="6173DAE6" w14:textId="34142BBB" w:rsidR="004035A9" w:rsidRDefault="008A4AF9" w:rsidP="00E774B8">
      <w:r>
        <w:t>As in previous iterations of OM development</w:t>
      </w:r>
      <w:r w:rsidR="00E774B8">
        <w:t xml:space="preserve">, the configuration files for the bigeye OMs had several bounds and prior distributions relaxed relative to the original assessment, to reduce unintended consequences of these somewhat arbitrary </w:t>
      </w:r>
      <w:r w:rsidR="009818DD">
        <w:t>constraints</w:t>
      </w:r>
      <w:r w:rsidR="00E774B8">
        <w:t>. This relaxation presumably has consequences for the minimization speed and sensitivity to initial conditions in some cases. In OMgridB19.1, the</w:t>
      </w:r>
      <w:r w:rsidR="00FA679E">
        <w:t xml:space="preserve">re were a total of </w:t>
      </w:r>
      <w:r w:rsidR="001F1659">
        <w:t>170</w:t>
      </w:r>
      <w:r w:rsidR="00E774B8">
        <w:t xml:space="preserve"> </w:t>
      </w:r>
      <w:r w:rsidR="00FA679E">
        <w:t xml:space="preserve">lower parameter bound warnings, related to selectivity, movement and initial fishery depletion. These are </w:t>
      </w:r>
      <w:r w:rsidR="001F1659">
        <w:t xml:space="preserve">probably </w:t>
      </w:r>
      <w:r w:rsidR="00FA679E">
        <w:t xml:space="preserve">not important, because 0 is a plausible solution, and </w:t>
      </w:r>
      <w:r w:rsidR="009818DD">
        <w:t xml:space="preserve">a </w:t>
      </w:r>
      <w:r w:rsidR="00FA679E">
        <w:t xml:space="preserve">parameter will </w:t>
      </w:r>
      <w:r w:rsidR="0032001B">
        <w:t xml:space="preserve">tend to approach </w:t>
      </w:r>
      <w:r w:rsidR="009818DD">
        <w:t xml:space="preserve">0 (or </w:t>
      </w:r>
      <w:r w:rsidR="0032001B">
        <w:t>a negative bound in log-space</w:t>
      </w:r>
      <w:r w:rsidR="009818DD">
        <w:t>)</w:t>
      </w:r>
      <w:r w:rsidR="00FA679E">
        <w:t xml:space="preserve"> </w:t>
      </w:r>
      <w:r w:rsidR="009818DD">
        <w:t xml:space="preserve">if this is the preferred solution </w:t>
      </w:r>
      <w:r w:rsidR="00FA679E">
        <w:t xml:space="preserve">(e.g. </w:t>
      </w:r>
      <w:r w:rsidR="0032001B">
        <w:t xml:space="preserve">the difference </w:t>
      </w:r>
      <w:r w:rsidR="00FA679E">
        <w:t xml:space="preserve">in movement rate </w:t>
      </w:r>
      <w:r w:rsidR="0032001B">
        <w:t xml:space="preserve">between 0.001 and 0.0001 should not have a material impact on model </w:t>
      </w:r>
      <w:r w:rsidR="00FA679E">
        <w:t>dynamics). There were</w:t>
      </w:r>
      <w:r w:rsidR="001F1659">
        <w:t xml:space="preserve"> 4</w:t>
      </w:r>
      <w:r w:rsidR="00FA679E">
        <w:t xml:space="preserve"> upper parameter bound warnings in OMgridB19.1</w:t>
      </w:r>
      <w:r w:rsidR="004035A9">
        <w:t xml:space="preserve">, related to movement. We are also not concerned about these bounds. A movement rate of 100% seems unlikely, but it does not represent a logical problem and it would be hard to justify a particular alternative value </w:t>
      </w:r>
      <w:r w:rsidR="002E2753">
        <w:t>given the current evidence</w:t>
      </w:r>
      <w:r w:rsidR="004035A9">
        <w:t>.</w:t>
      </w:r>
      <w:r w:rsidR="001F1659">
        <w:t xml:space="preserve"> Similarly a high value that is &lt;100% will result in mixing that is very rapid relative to a realistic exploitation rate. </w:t>
      </w:r>
    </w:p>
    <w:p w14:paraId="34A18797" w14:textId="6A540375" w:rsidR="00C5174A" w:rsidRDefault="00C5174A" w:rsidP="00E774B8">
      <w:r>
        <w:t xml:space="preserve">However, we recognize that simply expanding bounds and priors is not </w:t>
      </w:r>
      <w:r w:rsidR="002E2753">
        <w:t xml:space="preserve">always a </w:t>
      </w:r>
      <w:r>
        <w:t xml:space="preserve">satisfactory solution. </w:t>
      </w:r>
      <w:r>
        <w:fldChar w:fldCharType="begin"/>
      </w:r>
      <w:r>
        <w:instrText xml:space="preserve"> REF _Ref536715919 \h </w:instrText>
      </w:r>
      <w:r>
        <w:fldChar w:fldCharType="separate"/>
      </w:r>
      <w:ins w:id="15" w:author="Jumppanen, Paavo (O&amp;A, Hobart)" w:date="2019-03-13T16:22:00Z">
        <w:r w:rsidR="009D1A57">
          <w:t xml:space="preserve">Figure </w:t>
        </w:r>
        <w:r w:rsidR="009D1A57">
          <w:rPr>
            <w:noProof/>
          </w:rPr>
          <w:t>11</w:t>
        </w:r>
      </w:ins>
      <w:del w:id="16" w:author="Jumppanen, Paavo (O&amp;A, Hobart)" w:date="2019-03-13T16:21:00Z">
        <w:r w:rsidR="00A61447" w:rsidDel="009D1A57">
          <w:delText xml:space="preserve">Figure </w:delText>
        </w:r>
        <w:r w:rsidR="00A61447" w:rsidDel="009D1A57">
          <w:rPr>
            <w:noProof/>
          </w:rPr>
          <w:delText>7</w:delText>
        </w:r>
      </w:del>
      <w:r>
        <w:fldChar w:fldCharType="end"/>
      </w:r>
      <w:r>
        <w:t xml:space="preserve"> shows the selectivity and poor fit to the size composition data for th</w:t>
      </w:r>
      <w:r w:rsidR="00844F5A">
        <w:t xml:space="preserve">e pole and line fishery when the parameters </w:t>
      </w:r>
      <w:r w:rsidR="007C7595">
        <w:t xml:space="preserve">managed to still </w:t>
      </w:r>
      <w:r w:rsidR="00844F5A">
        <w:t xml:space="preserve">hit the expanded bound (for the best fit model of 3 converged attempts).  </w:t>
      </w:r>
      <w:r w:rsidR="007C7595">
        <w:t xml:space="preserve">The other 2 converged models </w:t>
      </w:r>
      <w:r w:rsidR="00844F5A">
        <w:t>with the same specification yielded more reasonable results</w:t>
      </w:r>
      <w:r w:rsidR="007C7595">
        <w:t xml:space="preserve"> for this fishery</w:t>
      </w:r>
      <w:r w:rsidR="00844F5A">
        <w:t xml:space="preserve">, but a worse fit to the </w:t>
      </w:r>
      <w:r w:rsidR="007C7595">
        <w:t xml:space="preserve">overall </w:t>
      </w:r>
      <w:r w:rsidR="00844F5A">
        <w:t>objective function.</w:t>
      </w:r>
      <w:r w:rsidR="00A621C6">
        <w:t xml:space="preserve"> This is probably largely an artefact of the imperfect minimization process, given that this is a very small fishery, with very small sample </w:t>
      </w:r>
      <w:r w:rsidR="00712710">
        <w:t xml:space="preserve">CL </w:t>
      </w:r>
      <w:r w:rsidR="00A621C6">
        <w:t xml:space="preserve">sizes and not linked to any abundance indices. </w:t>
      </w:r>
      <w:r w:rsidR="001F1659">
        <w:t>In this case, w</w:t>
      </w:r>
      <w:r w:rsidR="00483786">
        <w:t xml:space="preserve">e opted </w:t>
      </w:r>
      <w:r w:rsidR="00416049">
        <w:t>for a mildly informative prior</w:t>
      </w:r>
      <w:r w:rsidR="00483786">
        <w:t>, but retained the relaxed bounds.</w:t>
      </w:r>
      <w:r>
        <w:t xml:space="preserve"> </w:t>
      </w:r>
    </w:p>
    <w:p w14:paraId="341584CF" w14:textId="720F57DB" w:rsidR="001F1659" w:rsidRDefault="001F1659" w:rsidP="00E774B8">
      <w:r>
        <w:t>The most problematic bound relates to the initial fishery depletion. Several models from OMgridB19.1 estimate that the population is substantially depleted at the beginning of the model time period.  This results in a poor fit to the early CPUE data (</w:t>
      </w:r>
      <w:r w:rsidR="009C2A37">
        <w:t xml:space="preserve">e.g. </w:t>
      </w:r>
      <w:r w:rsidR="009C2A37">
        <w:fldChar w:fldCharType="begin"/>
      </w:r>
      <w:r w:rsidR="009C2A37">
        <w:instrText xml:space="preserve"> REF _Ref858326 \h </w:instrText>
      </w:r>
      <w:r w:rsidR="009C2A37">
        <w:fldChar w:fldCharType="separate"/>
      </w:r>
      <w:ins w:id="17" w:author="Jumppanen, Paavo (O&amp;A, Hobart)" w:date="2019-03-13T16:22:00Z">
        <w:r w:rsidR="009D1A57">
          <w:t xml:space="preserve">Figure </w:t>
        </w:r>
        <w:r w:rsidR="009D1A57">
          <w:rPr>
            <w:noProof/>
          </w:rPr>
          <w:t>12</w:t>
        </w:r>
      </w:ins>
      <w:del w:id="18" w:author="Jumppanen, Paavo (O&amp;A, Hobart)" w:date="2019-03-13T16:21:00Z">
        <w:r w:rsidR="009C2A37" w:rsidDel="009D1A57">
          <w:delText xml:space="preserve">Figure </w:delText>
        </w:r>
        <w:r w:rsidR="009C2A37" w:rsidDel="009D1A57">
          <w:rPr>
            <w:noProof/>
          </w:rPr>
          <w:delText>8</w:delText>
        </w:r>
      </w:del>
      <w:r w:rsidR="009C2A37">
        <w:fldChar w:fldCharType="end"/>
      </w:r>
      <w:r>
        <w:t>)</w:t>
      </w:r>
      <w:r w:rsidR="009C2A37">
        <w:t xml:space="preserve">, and is not </w:t>
      </w:r>
      <w:r w:rsidR="00012BF9">
        <w:t xml:space="preserve">very </w:t>
      </w:r>
      <w:r w:rsidR="009C2A37">
        <w:t xml:space="preserve">believable. This </w:t>
      </w:r>
      <w:r w:rsidR="00012BF9">
        <w:t xml:space="preserve">was only observed </w:t>
      </w:r>
      <w:r w:rsidR="009C2A37">
        <w:t xml:space="preserve">as an interaction </w:t>
      </w:r>
      <w:r w:rsidR="00012BF9">
        <w:t xml:space="preserve">among </w:t>
      </w:r>
      <w:r w:rsidR="009C2A37">
        <w:t xml:space="preserve">the low M, relatively high weighting on the size composition data, and the alternate growth curve. For the reasons discussed above, we opted to drop the alternate growth curve from the reference case OM at this time. </w:t>
      </w:r>
    </w:p>
    <w:p w14:paraId="33DB841F" w14:textId="77777777" w:rsidR="00BA5ADD" w:rsidRDefault="00BA5ADD" w:rsidP="00566677"/>
    <w:p w14:paraId="0768720E" w14:textId="77777777" w:rsidR="00C5174A" w:rsidRDefault="00C5174A" w:rsidP="00566677">
      <w:r>
        <w:rPr>
          <w:noProof/>
          <w:lang w:eastAsia="en-AU"/>
        </w:rPr>
        <w:drawing>
          <wp:inline distT="0" distB="0" distL="0" distR="0" wp14:anchorId="50F01D15" wp14:editId="26988699">
            <wp:extent cx="2593466" cy="1994974"/>
            <wp:effectExtent l="0" t="0" r="0" b="5715"/>
            <wp:docPr id="11" name="Picture 11" descr="H:\C-offline\MSE-IO-BET-YFT\OMconditioning\BET\gridB19.3\h80_M06_t10_q0_iC_i3_ess10\converged3\plots\sel14_age_flt11s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ffline\MSE-IO-BET-YFT\OMconditioning\BET\gridB19.3\h80_M06_t10_q0_iC_i3_ess10\converged3\plots\sel14_age_flt11sex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8045" cy="2006188"/>
                    </a:xfrm>
                    <a:prstGeom prst="rect">
                      <a:avLst/>
                    </a:prstGeom>
                    <a:noFill/>
                    <a:ln>
                      <a:noFill/>
                    </a:ln>
                  </pic:spPr>
                </pic:pic>
              </a:graphicData>
            </a:graphic>
          </wp:inline>
        </w:drawing>
      </w:r>
      <w:r w:rsidRPr="00C5174A">
        <w:t xml:space="preserve"> </w:t>
      </w:r>
      <w:r>
        <w:rPr>
          <w:noProof/>
          <w:lang w:eastAsia="en-AU"/>
        </w:rPr>
        <w:drawing>
          <wp:inline distT="0" distB="0" distL="0" distR="0" wp14:anchorId="447063F6" wp14:editId="26B7C00A">
            <wp:extent cx="2730011" cy="2101215"/>
            <wp:effectExtent l="0" t="0" r="0" b="0"/>
            <wp:docPr id="18" name="Picture 18" descr="H:\C-offline\MSE-IO-BET-YFT\OMconditioning\BET\gridB19.3\h80_M06_t10_q0_iC_i3_ess10\converged3\plots\comp_lenfit_flt11mk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offline\MSE-IO-BET-YFT\OMconditioning\BET\gridB19.3\h80_M06_t10_q0_iC_i3_ess10\converged3\plots\comp_lenfit_flt11mkt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7588" cy="2114743"/>
                    </a:xfrm>
                    <a:prstGeom prst="rect">
                      <a:avLst/>
                    </a:prstGeom>
                    <a:noFill/>
                    <a:ln>
                      <a:noFill/>
                    </a:ln>
                  </pic:spPr>
                </pic:pic>
              </a:graphicData>
            </a:graphic>
          </wp:inline>
        </w:drawing>
      </w:r>
    </w:p>
    <w:p w14:paraId="4CEC3FED" w14:textId="77777777" w:rsidR="00C5174A" w:rsidRDefault="00C5174A" w:rsidP="00566677"/>
    <w:p w14:paraId="7D656844" w14:textId="1807A281" w:rsidR="00C5174A" w:rsidRDefault="00C5174A" w:rsidP="001F1659">
      <w:pPr>
        <w:pStyle w:val="Caption"/>
      </w:pPr>
      <w:bookmarkStart w:id="19" w:name="_Ref536715919"/>
      <w:r>
        <w:t xml:space="preserve">Figure </w:t>
      </w:r>
      <w:r w:rsidR="00D84C3A">
        <w:rPr>
          <w:noProof/>
        </w:rPr>
        <w:fldChar w:fldCharType="begin"/>
      </w:r>
      <w:r w:rsidR="00D84C3A">
        <w:rPr>
          <w:noProof/>
        </w:rPr>
        <w:instrText xml:space="preserve"> SEQ Figure \* ARABIC </w:instrText>
      </w:r>
      <w:r w:rsidR="00D84C3A">
        <w:rPr>
          <w:noProof/>
        </w:rPr>
        <w:fldChar w:fldCharType="separate"/>
      </w:r>
      <w:r w:rsidR="009D1A57">
        <w:rPr>
          <w:noProof/>
        </w:rPr>
        <w:t>11</w:t>
      </w:r>
      <w:r w:rsidR="00D84C3A">
        <w:rPr>
          <w:noProof/>
        </w:rPr>
        <w:fldChar w:fldCharType="end"/>
      </w:r>
      <w:bookmarkEnd w:id="19"/>
      <w:r>
        <w:t>. Example of implausible pole and line fishery selectivity hitting an extreme bound, and the corresponding poor fit to the (very limited) size composition data.</w:t>
      </w:r>
    </w:p>
    <w:p w14:paraId="7B0D08A7" w14:textId="7EC2F5CB" w:rsidR="001F1659" w:rsidRDefault="001F1659" w:rsidP="00566677">
      <w:r>
        <w:rPr>
          <w:noProof/>
          <w:lang w:eastAsia="en-AU"/>
        </w:rPr>
        <w:drawing>
          <wp:inline distT="0" distB="0" distL="0" distR="0" wp14:anchorId="6AAED437" wp14:editId="5098FBFB">
            <wp:extent cx="5731510" cy="4411386"/>
            <wp:effectExtent l="0" t="0" r="2540" b="8255"/>
            <wp:docPr id="42" name="Picture 42" descr="E:\KOL018\MSE-IO-BET-YFT\OMconditioning\BET\gridB19.1b\h90_M06_t0001_q1_iH_i1_iR2_gr2_CLRW\plots\index2_cpuefit_SURVE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OL018\MSE-IO-BET-YFT\OMconditioning\BET\gridB19.1b\h90_M06_t0001_q1_iH_i1_iR2_gr2_CLRW\plots\index2_cpuefit_SURVEY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411386"/>
                    </a:xfrm>
                    <a:prstGeom prst="rect">
                      <a:avLst/>
                    </a:prstGeom>
                    <a:noFill/>
                    <a:ln>
                      <a:noFill/>
                    </a:ln>
                  </pic:spPr>
                </pic:pic>
              </a:graphicData>
            </a:graphic>
          </wp:inline>
        </w:drawing>
      </w:r>
    </w:p>
    <w:p w14:paraId="1441F71B" w14:textId="77F1EBED" w:rsidR="001F1659" w:rsidRDefault="001F1659" w:rsidP="001F1659">
      <w:pPr>
        <w:pStyle w:val="Caption"/>
      </w:pPr>
      <w:bookmarkStart w:id="20" w:name="_Ref858326"/>
      <w:r>
        <w:t xml:space="preserve">Figure </w:t>
      </w:r>
      <w:r w:rsidR="00BC1F3F">
        <w:rPr>
          <w:noProof/>
        </w:rPr>
        <w:fldChar w:fldCharType="begin"/>
      </w:r>
      <w:r w:rsidR="00BC1F3F">
        <w:rPr>
          <w:noProof/>
        </w:rPr>
        <w:instrText xml:space="preserve"> SEQ Figure \* ARABIC </w:instrText>
      </w:r>
      <w:r w:rsidR="00BC1F3F">
        <w:rPr>
          <w:noProof/>
        </w:rPr>
        <w:fldChar w:fldCharType="separate"/>
      </w:r>
      <w:r w:rsidR="009D1A57">
        <w:rPr>
          <w:noProof/>
        </w:rPr>
        <w:t>12</w:t>
      </w:r>
      <w:r w:rsidR="00BC1F3F">
        <w:rPr>
          <w:noProof/>
        </w:rPr>
        <w:fldChar w:fldCharType="end"/>
      </w:r>
      <w:bookmarkEnd w:id="20"/>
      <w:r>
        <w:t>. Example fit to the CPUE data from a model that hit the initial fishery depletion bound.</w:t>
      </w:r>
    </w:p>
    <w:p w14:paraId="365DF5C2" w14:textId="77777777" w:rsidR="003C3FC4" w:rsidRPr="008568C2" w:rsidRDefault="00A24542" w:rsidP="003C3FC4">
      <w:pPr>
        <w:pStyle w:val="Heading1"/>
      </w:pPr>
      <w:r>
        <w:t xml:space="preserve">Comparison of </w:t>
      </w:r>
      <w:r w:rsidR="00C15DDC">
        <w:t xml:space="preserve">Bigeye </w:t>
      </w:r>
      <w:r w:rsidR="003C3FC4">
        <w:t xml:space="preserve">OM </w:t>
      </w:r>
      <w:r w:rsidR="00C15DDC">
        <w:t>ensemble</w:t>
      </w:r>
      <w:r w:rsidR="00E3365F">
        <w:t xml:space="preserve"> conditioning results</w:t>
      </w:r>
      <w:r w:rsidR="00C15DDC">
        <w:t xml:space="preserve"> </w:t>
      </w:r>
    </w:p>
    <w:p w14:paraId="4DA9F376" w14:textId="36801A20" w:rsidR="003C3FC4" w:rsidRDefault="003C3FC4" w:rsidP="00D6175B">
      <w:r w:rsidRPr="00D6175B">
        <w:rPr>
          <w:b/>
        </w:rPr>
        <w:t>OMgridB19.</w:t>
      </w:r>
      <w:r w:rsidR="007863BB">
        <w:rPr>
          <w:b/>
        </w:rPr>
        <w:t>0</w:t>
      </w:r>
      <w:r>
        <w:t xml:space="preserve"> - </w:t>
      </w:r>
      <w:r w:rsidR="00F40A33">
        <w:t>72</w:t>
      </w:r>
      <w:r>
        <w:t xml:space="preserve"> model ensemble, fractional factorial main effects </w:t>
      </w:r>
      <w:r w:rsidR="00F40A33">
        <w:t>only</w:t>
      </w:r>
    </w:p>
    <w:p w14:paraId="0BEDC37F" w14:textId="37B9D308" w:rsidR="00C2665B" w:rsidRDefault="00060FCE" w:rsidP="00D6175B">
      <w:pPr>
        <w:pStyle w:val="ListParagraph"/>
        <w:numPr>
          <w:ilvl w:val="0"/>
          <w:numId w:val="14"/>
        </w:numPr>
      </w:pPr>
      <w:r>
        <w:t xml:space="preserve">The </w:t>
      </w:r>
      <w:r w:rsidR="00C2665B">
        <w:t xml:space="preserve">intent </w:t>
      </w:r>
      <w:r w:rsidR="007863BB">
        <w:t>was</w:t>
      </w:r>
      <w:r w:rsidR="00C2665B">
        <w:t xml:space="preserve"> to quantify main factor effects, and drop some factors if appropriate</w:t>
      </w:r>
    </w:p>
    <w:p w14:paraId="3B719982" w14:textId="77777777" w:rsidR="000B73B5" w:rsidRDefault="000B73B5" w:rsidP="00D6175B">
      <w:pPr>
        <w:pStyle w:val="ListParagraph"/>
        <w:numPr>
          <w:ilvl w:val="0"/>
          <w:numId w:val="14"/>
        </w:numPr>
      </w:pPr>
      <w:r>
        <w:fldChar w:fldCharType="begin"/>
      </w:r>
      <w:r>
        <w:instrText xml:space="preserve"> REF _Ref536003600 \h </w:instrText>
      </w:r>
      <w:r>
        <w:fldChar w:fldCharType="separate"/>
      </w:r>
      <w:ins w:id="21" w:author="Jumppanen, Paavo (O&amp;A, Hobart)" w:date="2019-03-13T16:22:00Z">
        <w:r w:rsidR="009D1A57">
          <w:t xml:space="preserve">Figure </w:t>
        </w:r>
        <w:r w:rsidR="009D1A57">
          <w:rPr>
            <w:noProof/>
          </w:rPr>
          <w:t>16</w:t>
        </w:r>
      </w:ins>
      <w:del w:id="22" w:author="Jumppanen, Paavo (O&amp;A, Hobart)" w:date="2019-03-13T16:21:00Z">
        <w:r w:rsidR="00A61447" w:rsidDel="009D1A57">
          <w:delText xml:space="preserve">Figure </w:delText>
        </w:r>
        <w:r w:rsidR="00A61447" w:rsidDel="009D1A57">
          <w:rPr>
            <w:noProof/>
          </w:rPr>
          <w:delText>9</w:delText>
        </w:r>
      </w:del>
      <w:r>
        <w:fldChar w:fldCharType="end"/>
      </w:r>
      <w:r>
        <w:t xml:space="preserve"> - </w:t>
      </w:r>
      <w:r>
        <w:fldChar w:fldCharType="begin"/>
      </w:r>
      <w:r>
        <w:instrText xml:space="preserve"> REF _Ref536003605 \h </w:instrText>
      </w:r>
      <w:r>
        <w:fldChar w:fldCharType="separate"/>
      </w:r>
      <w:ins w:id="23" w:author="Jumppanen, Paavo (O&amp;A, Hobart)" w:date="2019-03-13T16:22:00Z">
        <w:r w:rsidR="009D1A57">
          <w:t xml:space="preserve">Figure </w:t>
        </w:r>
        <w:r w:rsidR="009D1A57">
          <w:rPr>
            <w:noProof/>
          </w:rPr>
          <w:t>20</w:t>
        </w:r>
      </w:ins>
      <w:del w:id="24" w:author="Jumppanen, Paavo (O&amp;A, Hobart)" w:date="2019-03-13T16:21:00Z">
        <w:r w:rsidR="00A61447" w:rsidDel="009D1A57">
          <w:delText xml:space="preserve">Figure </w:delText>
        </w:r>
        <w:r w:rsidR="00A61447" w:rsidDel="009D1A57">
          <w:rPr>
            <w:noProof/>
          </w:rPr>
          <w:delText>13</w:delText>
        </w:r>
      </w:del>
      <w:r>
        <w:fldChar w:fldCharType="end"/>
      </w:r>
      <w:r>
        <w:t xml:space="preserve"> compare a number of OM grid summary diagnostics, partitioned by model assumption for each of the 3 grids above. OMgridB19.1 summary diagnostics are shown in a multidimensional scatterplot in </w:t>
      </w:r>
      <w:r>
        <w:fldChar w:fldCharType="begin"/>
      </w:r>
      <w:r>
        <w:instrText xml:space="preserve"> REF _Ref536003593 \h </w:instrText>
      </w:r>
      <w:r>
        <w:fldChar w:fldCharType="separate"/>
      </w:r>
      <w:ins w:id="25" w:author="Jumppanen, Paavo (O&amp;A, Hobart)" w:date="2019-03-13T16:22:00Z">
        <w:r w:rsidR="009D1A57">
          <w:t xml:space="preserve">Figure </w:t>
        </w:r>
        <w:r w:rsidR="009D1A57">
          <w:rPr>
            <w:noProof/>
          </w:rPr>
          <w:t>13</w:t>
        </w:r>
      </w:ins>
      <w:del w:id="26" w:author="Jumppanen, Paavo (O&amp;A, Hobart)" w:date="2019-03-13T16:21:00Z">
        <w:r w:rsidR="00A61447" w:rsidDel="009D1A57">
          <w:delText xml:space="preserve">Figure </w:delText>
        </w:r>
        <w:r w:rsidR="00A61447" w:rsidDel="009D1A57">
          <w:rPr>
            <w:noProof/>
          </w:rPr>
          <w:delText>8</w:delText>
        </w:r>
      </w:del>
      <w:r>
        <w:fldChar w:fldCharType="end"/>
      </w:r>
      <w:r>
        <w:t>, partitioned by growth and area-weighting assumptions. These figures suggest that there is considerable overlap among the results of the two growth curves, and among the area-weighting factors in OMgridB19.1. We interpret this to mean that these dimensions can be reduced to a single level (especially considering that the options proposed for removal have external plausibility concerns discussed previously).</w:t>
      </w:r>
    </w:p>
    <w:p w14:paraId="101AD6D0" w14:textId="77777777" w:rsidR="00B00B14" w:rsidRDefault="00B00B14" w:rsidP="00D6175B">
      <w:pPr>
        <w:pStyle w:val="ListParagraph"/>
        <w:numPr>
          <w:ilvl w:val="0"/>
          <w:numId w:val="14"/>
        </w:numPr>
      </w:pPr>
      <w:r>
        <w:t>R package "</w:t>
      </w:r>
      <w:proofErr w:type="spellStart"/>
      <w:r>
        <w:t>planor</w:t>
      </w:r>
      <w:proofErr w:type="spellEnd"/>
      <w:r>
        <w:t xml:space="preserve">" describes the aliasing in </w:t>
      </w:r>
      <w:r w:rsidR="000B73B5" w:rsidRPr="000B73B5">
        <w:t>OMgridB19.1</w:t>
      </w:r>
      <w:r>
        <w:t>:</w:t>
      </w:r>
    </w:p>
    <w:p w14:paraId="42605505" w14:textId="77777777" w:rsidR="00592F58" w:rsidRDefault="00592F58" w:rsidP="00592F58">
      <w:pPr>
        <w:rPr>
          <w:b/>
        </w:rPr>
      </w:pPr>
    </w:p>
    <w:p w14:paraId="75A151E6" w14:textId="77777777" w:rsidR="003C3FC4" w:rsidRDefault="003C3FC4" w:rsidP="00D6175B">
      <w:r w:rsidRPr="00D6175B">
        <w:rPr>
          <w:b/>
        </w:rPr>
        <w:t>OMgridB19.2</w:t>
      </w:r>
      <w:r w:rsidR="00B72DC2">
        <w:t xml:space="preserve"> - 72</w:t>
      </w:r>
      <w:r>
        <w:t xml:space="preserve"> model ensemble, </w:t>
      </w:r>
      <w:r w:rsidR="00B72DC2">
        <w:t xml:space="preserve">based on </w:t>
      </w:r>
      <w:r>
        <w:t xml:space="preserve">OMgridB19.1 </w:t>
      </w:r>
      <w:r w:rsidR="00B72DC2">
        <w:t xml:space="preserve">without </w:t>
      </w:r>
      <w:r>
        <w:t>the alternate growth curve and original CPUE area-weighting factors (2 X 3 level and 5 X 2 level factors)</w:t>
      </w:r>
      <w:r w:rsidR="00B72DC2">
        <w:t xml:space="preserve">, specified to identify the main effects, while 2 way (and higher) interactions are aliased. Note that simply dropping these </w:t>
      </w:r>
      <w:r w:rsidR="00B72DC2">
        <w:lastRenderedPageBreak/>
        <w:t xml:space="preserve">dimensions from OMgridB19.1 results in a 36 model grid, but </w:t>
      </w:r>
      <w:proofErr w:type="spellStart"/>
      <w:r w:rsidR="00B72DC2">
        <w:t>planor</w:t>
      </w:r>
      <w:proofErr w:type="spellEnd"/>
      <w:r w:rsidR="00B72DC2">
        <w:t xml:space="preserve"> could not identify an equivalent 36 model design that allows all main effects to be estimated. </w:t>
      </w:r>
    </w:p>
    <w:p w14:paraId="48CFCD9B" w14:textId="77777777" w:rsidR="00C2665B" w:rsidRDefault="00C2665B" w:rsidP="00C2665B">
      <w:pPr>
        <w:pStyle w:val="ListParagraph"/>
        <w:ind w:left="1440"/>
      </w:pPr>
    </w:p>
    <w:p w14:paraId="670F8042" w14:textId="77777777" w:rsidR="003C3FC4" w:rsidRDefault="003C3FC4" w:rsidP="00D6175B">
      <w:r w:rsidRPr="00D6175B">
        <w:rPr>
          <w:b/>
        </w:rPr>
        <w:t>OMgridB19.3</w:t>
      </w:r>
      <w:r>
        <w:t xml:space="preserve"> - 144 model ensemble, OMgridB19.2 expanded fractional design to reduce aliasing of interactions (2 X 3 level and 5 X 2 level factors) </w:t>
      </w:r>
    </w:p>
    <w:p w14:paraId="58B852B8" w14:textId="77777777" w:rsidR="00C2665B" w:rsidRDefault="00060FCE" w:rsidP="00D6175B">
      <w:pPr>
        <w:pStyle w:val="ListParagraph"/>
        <w:numPr>
          <w:ilvl w:val="0"/>
          <w:numId w:val="14"/>
        </w:numPr>
      </w:pPr>
      <w:r>
        <w:t>I</w:t>
      </w:r>
      <w:r w:rsidR="00C2665B">
        <w:t xml:space="preserve">ntent is to see </w:t>
      </w:r>
      <w:r w:rsidR="00C15DDC">
        <w:t xml:space="preserve">whether </w:t>
      </w:r>
      <w:r w:rsidR="00C2665B">
        <w:t xml:space="preserve">missing interactions from OMgrid19.2 are </w:t>
      </w:r>
      <w:r w:rsidR="00C15DDC">
        <w:t xml:space="preserve">likely to be </w:t>
      </w:r>
      <w:r w:rsidR="00C2665B">
        <w:t>influential</w:t>
      </w:r>
      <w:r w:rsidR="00C15DDC">
        <w:t xml:space="preserve"> </w:t>
      </w:r>
      <w:r w:rsidR="000B73B5">
        <w:t>in MP performance and selection</w:t>
      </w:r>
      <w:r w:rsidR="00C15DDC">
        <w:t>.</w:t>
      </w:r>
      <w:r w:rsidR="00C2665B">
        <w:t xml:space="preserve"> </w:t>
      </w:r>
    </w:p>
    <w:p w14:paraId="324A4884" w14:textId="77777777" w:rsidR="00D6175B" w:rsidRDefault="00D6175B" w:rsidP="00D6175B">
      <w:pPr>
        <w:pStyle w:val="ListParagraph"/>
        <w:numPr>
          <w:ilvl w:val="0"/>
          <w:numId w:val="14"/>
        </w:numPr>
      </w:pPr>
      <w:r>
        <w:t>R package "</w:t>
      </w:r>
      <w:proofErr w:type="spellStart"/>
      <w:r>
        <w:t>planor</w:t>
      </w:r>
      <w:proofErr w:type="spellEnd"/>
      <w:r>
        <w:t>" describes the aliasing in the design</w:t>
      </w:r>
      <w:r w:rsidR="000B73B5">
        <w:t xml:space="preserve"> (the full </w:t>
      </w:r>
      <w:r w:rsidR="00793761">
        <w:t>factorial grid is 288 models as in OMgridB19.4</w:t>
      </w:r>
      <w:r w:rsidR="000B73B5">
        <w:t>)</w:t>
      </w:r>
      <w:r>
        <w:t>:</w:t>
      </w:r>
    </w:p>
    <w:p w14:paraId="66CCCA77" w14:textId="77777777" w:rsidR="00294AB9" w:rsidRDefault="00294AB9" w:rsidP="00294AB9">
      <w:pPr>
        <w:pBdr>
          <w:bottom w:val="single" w:sz="6" w:space="1" w:color="auto"/>
        </w:pBdr>
        <w:spacing w:line="276" w:lineRule="auto"/>
        <w:rPr>
          <w:sz w:val="18"/>
          <w:szCs w:val="18"/>
        </w:rPr>
      </w:pPr>
    </w:p>
    <w:p w14:paraId="59802141" w14:textId="77777777" w:rsidR="00294AB9" w:rsidRDefault="00294AB9" w:rsidP="00294AB9">
      <w:pPr>
        <w:pBdr>
          <w:bottom w:val="single" w:sz="6" w:space="1" w:color="auto"/>
        </w:pBdr>
        <w:spacing w:line="276" w:lineRule="auto"/>
        <w:rPr>
          <w:sz w:val="18"/>
          <w:szCs w:val="18"/>
        </w:rPr>
      </w:pPr>
    </w:p>
    <w:p w14:paraId="23889547" w14:textId="77777777" w:rsidR="00294AB9" w:rsidRPr="00294AB9" w:rsidRDefault="00294AB9" w:rsidP="00294AB9">
      <w:pPr>
        <w:rPr>
          <w:sz w:val="18"/>
          <w:szCs w:val="18"/>
        </w:rPr>
      </w:pPr>
      <w:r w:rsidRPr="00294AB9">
        <w:rPr>
          <w:sz w:val="18"/>
          <w:szCs w:val="18"/>
        </w:rPr>
        <w:t xml:space="preserve">********** </w:t>
      </w:r>
      <w:proofErr w:type="gramStart"/>
      <w:r w:rsidRPr="00294AB9">
        <w:rPr>
          <w:sz w:val="18"/>
          <w:szCs w:val="18"/>
        </w:rPr>
        <w:t>Prime  2</w:t>
      </w:r>
      <w:proofErr w:type="gramEnd"/>
      <w:r w:rsidRPr="00294AB9">
        <w:rPr>
          <w:sz w:val="18"/>
          <w:szCs w:val="18"/>
        </w:rPr>
        <w:t xml:space="preserve">  design **********</w:t>
      </w:r>
    </w:p>
    <w:p w14:paraId="49D39664" w14:textId="77777777" w:rsidR="00294AB9" w:rsidRPr="00294AB9" w:rsidRDefault="00294AB9" w:rsidP="00294AB9">
      <w:pPr>
        <w:rPr>
          <w:sz w:val="18"/>
          <w:szCs w:val="18"/>
        </w:rPr>
      </w:pPr>
      <w:r w:rsidRPr="00294AB9">
        <w:rPr>
          <w:sz w:val="18"/>
          <w:szCs w:val="18"/>
        </w:rPr>
        <w:t>UNALIASED TREATMENT EFFECTS</w:t>
      </w:r>
    </w:p>
    <w:p w14:paraId="553D4CC0" w14:textId="77777777" w:rsidR="00294AB9" w:rsidRPr="00294AB9" w:rsidRDefault="00294AB9" w:rsidP="00294AB9">
      <w:pPr>
        <w:rPr>
          <w:sz w:val="18"/>
          <w:szCs w:val="18"/>
        </w:rPr>
      </w:pPr>
      <w:proofErr w:type="spellStart"/>
      <w:r w:rsidRPr="00294AB9">
        <w:rPr>
          <w:sz w:val="18"/>
          <w:szCs w:val="18"/>
        </w:rPr>
        <w:t>t.val</w:t>
      </w:r>
      <w:proofErr w:type="spellEnd"/>
      <w:r w:rsidRPr="00294AB9">
        <w:rPr>
          <w:sz w:val="18"/>
          <w:szCs w:val="18"/>
        </w:rPr>
        <w:t xml:space="preserve"> ; </w:t>
      </w:r>
      <w:proofErr w:type="spellStart"/>
      <w:r w:rsidRPr="00294AB9">
        <w:rPr>
          <w:sz w:val="18"/>
          <w:szCs w:val="18"/>
        </w:rPr>
        <w:t>q.val</w:t>
      </w:r>
      <w:proofErr w:type="spellEnd"/>
      <w:r w:rsidRPr="00294AB9">
        <w:rPr>
          <w:sz w:val="18"/>
          <w:szCs w:val="18"/>
        </w:rPr>
        <w:t xml:space="preserve"> ; </w:t>
      </w:r>
      <w:proofErr w:type="spellStart"/>
      <w:r w:rsidRPr="00294AB9">
        <w:rPr>
          <w:sz w:val="18"/>
          <w:szCs w:val="18"/>
        </w:rPr>
        <w:t>i.val</w:t>
      </w:r>
      <w:proofErr w:type="spellEnd"/>
      <w:r w:rsidRPr="00294AB9">
        <w:rPr>
          <w:sz w:val="18"/>
          <w:szCs w:val="18"/>
        </w:rPr>
        <w:t xml:space="preserve"> ; </w:t>
      </w:r>
      <w:proofErr w:type="spellStart"/>
      <w:r w:rsidRPr="00294AB9">
        <w:rPr>
          <w:sz w:val="18"/>
          <w:szCs w:val="18"/>
        </w:rPr>
        <w:t>iCV.val</w:t>
      </w:r>
      <w:proofErr w:type="spellEnd"/>
      <w:r w:rsidRPr="00294AB9">
        <w:rPr>
          <w:sz w:val="18"/>
          <w:szCs w:val="18"/>
        </w:rPr>
        <w:t xml:space="preserve"> ; </w:t>
      </w:r>
      <w:proofErr w:type="spellStart"/>
      <w:r w:rsidRPr="00294AB9">
        <w:rPr>
          <w:sz w:val="18"/>
          <w:szCs w:val="18"/>
        </w:rPr>
        <w:t>ess.val</w:t>
      </w:r>
      <w:proofErr w:type="spellEnd"/>
      <w:r w:rsidRPr="00294AB9">
        <w:rPr>
          <w:sz w:val="18"/>
          <w:szCs w:val="18"/>
        </w:rPr>
        <w:t xml:space="preserve"> ; </w:t>
      </w:r>
      <w:proofErr w:type="spellStart"/>
      <w:r w:rsidRPr="00294AB9">
        <w:rPr>
          <w:sz w:val="18"/>
          <w:szCs w:val="18"/>
        </w:rPr>
        <w:t>t.val:q.val</w:t>
      </w:r>
      <w:proofErr w:type="spellEnd"/>
      <w:r w:rsidRPr="00294AB9">
        <w:rPr>
          <w:sz w:val="18"/>
          <w:szCs w:val="18"/>
        </w:rPr>
        <w:t xml:space="preserve"> ; </w:t>
      </w:r>
      <w:proofErr w:type="spellStart"/>
      <w:r w:rsidRPr="00294AB9">
        <w:rPr>
          <w:sz w:val="18"/>
          <w:szCs w:val="18"/>
        </w:rPr>
        <w:t>t.val:i.val</w:t>
      </w:r>
      <w:proofErr w:type="spellEnd"/>
      <w:r w:rsidRPr="00294AB9">
        <w:rPr>
          <w:sz w:val="18"/>
          <w:szCs w:val="18"/>
        </w:rPr>
        <w:t xml:space="preserve"> ; </w:t>
      </w:r>
      <w:proofErr w:type="spellStart"/>
      <w:r w:rsidRPr="00294AB9">
        <w:rPr>
          <w:sz w:val="18"/>
          <w:szCs w:val="18"/>
        </w:rPr>
        <w:t>t.val:iCV.val</w:t>
      </w:r>
      <w:proofErr w:type="spellEnd"/>
      <w:r w:rsidRPr="00294AB9">
        <w:rPr>
          <w:sz w:val="18"/>
          <w:szCs w:val="18"/>
        </w:rPr>
        <w:t xml:space="preserve"> ; </w:t>
      </w:r>
      <w:proofErr w:type="spellStart"/>
      <w:r w:rsidRPr="00294AB9">
        <w:rPr>
          <w:sz w:val="18"/>
          <w:szCs w:val="18"/>
        </w:rPr>
        <w:t>t.val:ess.val</w:t>
      </w:r>
      <w:proofErr w:type="spellEnd"/>
      <w:r w:rsidRPr="00294AB9">
        <w:rPr>
          <w:sz w:val="18"/>
          <w:szCs w:val="18"/>
        </w:rPr>
        <w:t xml:space="preserve"> ; </w:t>
      </w:r>
      <w:proofErr w:type="spellStart"/>
      <w:r w:rsidRPr="00294AB9">
        <w:rPr>
          <w:sz w:val="18"/>
          <w:szCs w:val="18"/>
        </w:rPr>
        <w:t>q.val:i.val</w:t>
      </w:r>
      <w:proofErr w:type="spellEnd"/>
      <w:r w:rsidRPr="00294AB9">
        <w:rPr>
          <w:sz w:val="18"/>
          <w:szCs w:val="18"/>
        </w:rPr>
        <w:t xml:space="preserve"> ; </w:t>
      </w:r>
      <w:proofErr w:type="spellStart"/>
      <w:r w:rsidRPr="00294AB9">
        <w:rPr>
          <w:sz w:val="18"/>
          <w:szCs w:val="18"/>
        </w:rPr>
        <w:t>q.val:iCV.val</w:t>
      </w:r>
      <w:proofErr w:type="spellEnd"/>
      <w:r w:rsidRPr="00294AB9">
        <w:rPr>
          <w:sz w:val="18"/>
          <w:szCs w:val="18"/>
        </w:rPr>
        <w:t xml:space="preserve"> ; </w:t>
      </w:r>
      <w:proofErr w:type="spellStart"/>
      <w:r w:rsidRPr="00294AB9">
        <w:rPr>
          <w:sz w:val="18"/>
          <w:szCs w:val="18"/>
        </w:rPr>
        <w:t>q.val:ess.val</w:t>
      </w:r>
      <w:proofErr w:type="spellEnd"/>
      <w:r w:rsidRPr="00294AB9">
        <w:rPr>
          <w:sz w:val="18"/>
          <w:szCs w:val="18"/>
        </w:rPr>
        <w:t xml:space="preserve"> ; </w:t>
      </w:r>
      <w:proofErr w:type="spellStart"/>
      <w:r w:rsidRPr="00294AB9">
        <w:rPr>
          <w:sz w:val="18"/>
          <w:szCs w:val="18"/>
        </w:rPr>
        <w:t>i.val:iCV.val</w:t>
      </w:r>
      <w:proofErr w:type="spellEnd"/>
      <w:r w:rsidRPr="00294AB9">
        <w:rPr>
          <w:sz w:val="18"/>
          <w:szCs w:val="18"/>
        </w:rPr>
        <w:t xml:space="preserve"> ; </w:t>
      </w:r>
      <w:proofErr w:type="spellStart"/>
      <w:r w:rsidRPr="00294AB9">
        <w:rPr>
          <w:sz w:val="18"/>
          <w:szCs w:val="18"/>
        </w:rPr>
        <w:t>i.val:ess.val</w:t>
      </w:r>
      <w:proofErr w:type="spellEnd"/>
      <w:r w:rsidRPr="00294AB9">
        <w:rPr>
          <w:sz w:val="18"/>
          <w:szCs w:val="18"/>
        </w:rPr>
        <w:t xml:space="preserve"> ; </w:t>
      </w:r>
      <w:proofErr w:type="spellStart"/>
      <w:r w:rsidRPr="00294AB9">
        <w:rPr>
          <w:sz w:val="18"/>
          <w:szCs w:val="18"/>
        </w:rPr>
        <w:t>iCV.val:ess.val</w:t>
      </w:r>
      <w:proofErr w:type="spellEnd"/>
    </w:p>
    <w:p w14:paraId="2BB63419" w14:textId="77777777" w:rsidR="00294AB9" w:rsidRPr="00294AB9" w:rsidRDefault="00294AB9" w:rsidP="00294AB9">
      <w:pPr>
        <w:rPr>
          <w:sz w:val="18"/>
          <w:szCs w:val="18"/>
        </w:rPr>
      </w:pPr>
      <w:r w:rsidRPr="00294AB9">
        <w:rPr>
          <w:sz w:val="18"/>
          <w:szCs w:val="18"/>
        </w:rPr>
        <w:t>ALIASED TREATMENT EFFECTS</w:t>
      </w:r>
    </w:p>
    <w:p w14:paraId="07F96E77" w14:textId="77777777" w:rsidR="00294AB9" w:rsidRPr="00294AB9" w:rsidRDefault="00294AB9" w:rsidP="00294AB9">
      <w:pPr>
        <w:rPr>
          <w:sz w:val="18"/>
          <w:szCs w:val="18"/>
        </w:rPr>
      </w:pPr>
      <w:proofErr w:type="gramStart"/>
      <w:r w:rsidRPr="00294AB9">
        <w:rPr>
          <w:sz w:val="18"/>
          <w:szCs w:val="18"/>
        </w:rPr>
        <w:t>nil</w:t>
      </w:r>
      <w:proofErr w:type="gramEnd"/>
    </w:p>
    <w:p w14:paraId="070F745F" w14:textId="77777777" w:rsidR="00294AB9" w:rsidRPr="00294AB9" w:rsidRDefault="00294AB9" w:rsidP="00294AB9">
      <w:pPr>
        <w:rPr>
          <w:sz w:val="18"/>
          <w:szCs w:val="18"/>
        </w:rPr>
      </w:pPr>
      <w:r w:rsidRPr="00294AB9">
        <w:rPr>
          <w:sz w:val="18"/>
          <w:szCs w:val="18"/>
        </w:rPr>
        <w:t xml:space="preserve">********** </w:t>
      </w:r>
      <w:proofErr w:type="gramStart"/>
      <w:r w:rsidRPr="00294AB9">
        <w:rPr>
          <w:sz w:val="18"/>
          <w:szCs w:val="18"/>
        </w:rPr>
        <w:t>Prime  3</w:t>
      </w:r>
      <w:proofErr w:type="gramEnd"/>
      <w:r w:rsidRPr="00294AB9">
        <w:rPr>
          <w:sz w:val="18"/>
          <w:szCs w:val="18"/>
        </w:rPr>
        <w:t xml:space="preserve">  design **********</w:t>
      </w:r>
    </w:p>
    <w:p w14:paraId="76F00945" w14:textId="77777777" w:rsidR="00294AB9" w:rsidRPr="00294AB9" w:rsidRDefault="00294AB9" w:rsidP="00294AB9">
      <w:pPr>
        <w:rPr>
          <w:sz w:val="18"/>
          <w:szCs w:val="18"/>
        </w:rPr>
      </w:pPr>
      <w:r w:rsidRPr="00294AB9">
        <w:rPr>
          <w:sz w:val="18"/>
          <w:szCs w:val="18"/>
        </w:rPr>
        <w:t>UNALIASED TREATMENT EFFECTS</w:t>
      </w:r>
    </w:p>
    <w:p w14:paraId="71A09513" w14:textId="77777777" w:rsidR="00294AB9" w:rsidRPr="00294AB9" w:rsidRDefault="00294AB9" w:rsidP="00294AB9">
      <w:pPr>
        <w:rPr>
          <w:sz w:val="18"/>
          <w:szCs w:val="18"/>
        </w:rPr>
      </w:pPr>
      <w:proofErr w:type="spellStart"/>
      <w:proofErr w:type="gramStart"/>
      <w:r w:rsidRPr="00294AB9">
        <w:rPr>
          <w:sz w:val="18"/>
          <w:szCs w:val="18"/>
        </w:rPr>
        <w:t>h.val</w:t>
      </w:r>
      <w:proofErr w:type="spellEnd"/>
      <w:r w:rsidRPr="00294AB9">
        <w:rPr>
          <w:sz w:val="18"/>
          <w:szCs w:val="18"/>
        </w:rPr>
        <w:t xml:space="preserve"> ;</w:t>
      </w:r>
      <w:proofErr w:type="gramEnd"/>
      <w:r w:rsidRPr="00294AB9">
        <w:rPr>
          <w:sz w:val="18"/>
          <w:szCs w:val="18"/>
        </w:rPr>
        <w:t xml:space="preserve"> </w:t>
      </w:r>
      <w:proofErr w:type="spellStart"/>
      <w:r w:rsidRPr="00294AB9">
        <w:rPr>
          <w:sz w:val="18"/>
          <w:szCs w:val="18"/>
        </w:rPr>
        <w:t>M.val</w:t>
      </w:r>
      <w:proofErr w:type="spellEnd"/>
      <w:r w:rsidRPr="00294AB9">
        <w:rPr>
          <w:sz w:val="18"/>
          <w:szCs w:val="18"/>
        </w:rPr>
        <w:t xml:space="preserve"> ; </w:t>
      </w:r>
      <w:proofErr w:type="spellStart"/>
      <w:r w:rsidRPr="00294AB9">
        <w:rPr>
          <w:sz w:val="18"/>
          <w:szCs w:val="18"/>
        </w:rPr>
        <w:t>h.val:M.val</w:t>
      </w:r>
      <w:proofErr w:type="spellEnd"/>
      <w:r w:rsidRPr="00294AB9">
        <w:rPr>
          <w:sz w:val="18"/>
          <w:szCs w:val="18"/>
        </w:rPr>
        <w:t xml:space="preserve"> ; h.val:M.val^2</w:t>
      </w:r>
    </w:p>
    <w:p w14:paraId="3883E13B" w14:textId="77777777" w:rsidR="00294AB9" w:rsidRPr="00294AB9" w:rsidRDefault="00294AB9" w:rsidP="00294AB9">
      <w:pPr>
        <w:rPr>
          <w:sz w:val="18"/>
          <w:szCs w:val="18"/>
        </w:rPr>
      </w:pPr>
      <w:r w:rsidRPr="00294AB9">
        <w:rPr>
          <w:sz w:val="18"/>
          <w:szCs w:val="18"/>
        </w:rPr>
        <w:t>ALIASED TREATMENT EFFECTS</w:t>
      </w:r>
    </w:p>
    <w:p w14:paraId="36645A7E" w14:textId="77777777" w:rsidR="00294AB9" w:rsidRPr="00294AB9" w:rsidRDefault="00294AB9" w:rsidP="00294AB9">
      <w:pPr>
        <w:rPr>
          <w:sz w:val="18"/>
          <w:szCs w:val="18"/>
        </w:rPr>
      </w:pPr>
      <w:proofErr w:type="gramStart"/>
      <w:r w:rsidRPr="00294AB9">
        <w:rPr>
          <w:sz w:val="18"/>
          <w:szCs w:val="18"/>
        </w:rPr>
        <w:t>nil</w:t>
      </w:r>
      <w:proofErr w:type="gramEnd"/>
    </w:p>
    <w:p w14:paraId="42F0673E" w14:textId="77777777" w:rsidR="00294AB9" w:rsidRDefault="00294AB9" w:rsidP="00294AB9">
      <w:pPr>
        <w:pBdr>
          <w:bottom w:val="single" w:sz="6" w:space="1" w:color="auto"/>
        </w:pBdr>
        <w:spacing w:line="276" w:lineRule="auto"/>
        <w:rPr>
          <w:sz w:val="18"/>
          <w:szCs w:val="18"/>
        </w:rPr>
      </w:pPr>
    </w:p>
    <w:p w14:paraId="1BB59CB4" w14:textId="77777777" w:rsidR="00793761" w:rsidRDefault="00793761" w:rsidP="00445064">
      <w:pPr>
        <w:rPr>
          <w:b/>
        </w:rPr>
      </w:pPr>
    </w:p>
    <w:p w14:paraId="21495D70" w14:textId="77777777" w:rsidR="00294AB9" w:rsidRDefault="00793761" w:rsidP="00445064">
      <w:r w:rsidRPr="00D6175B">
        <w:rPr>
          <w:b/>
        </w:rPr>
        <w:t>OMgridB19.</w:t>
      </w:r>
      <w:r>
        <w:rPr>
          <w:b/>
        </w:rPr>
        <w:t>4</w:t>
      </w:r>
      <w:r>
        <w:t xml:space="preserve"> - 288 model ensemble, full factorial design.</w:t>
      </w:r>
    </w:p>
    <w:p w14:paraId="74D05A57" w14:textId="77777777" w:rsidR="00EB1B90" w:rsidRDefault="00EB1B90" w:rsidP="00445064"/>
    <w:p w14:paraId="09707483" w14:textId="77777777" w:rsidR="00FF1D9D" w:rsidRDefault="00793761" w:rsidP="00445064">
      <w:r>
        <w:t xml:space="preserve">The properties of the </w:t>
      </w:r>
      <w:r w:rsidR="00FF1D9D">
        <w:t xml:space="preserve">original 9 factor grid and the </w:t>
      </w:r>
      <w:r>
        <w:t xml:space="preserve">different </w:t>
      </w:r>
      <w:r w:rsidR="00FF1D9D">
        <w:t xml:space="preserve">7 factor grids are compared in </w:t>
      </w:r>
      <w:r w:rsidR="00FF1D9D">
        <w:fldChar w:fldCharType="begin"/>
      </w:r>
      <w:r w:rsidR="00FF1D9D">
        <w:instrText xml:space="preserve"> REF _Ref536003600 \h </w:instrText>
      </w:r>
      <w:r w:rsidR="00FF1D9D">
        <w:fldChar w:fldCharType="separate"/>
      </w:r>
      <w:ins w:id="27" w:author="Jumppanen, Paavo (O&amp;A, Hobart)" w:date="2019-03-13T16:22:00Z">
        <w:r w:rsidR="009D1A57">
          <w:t xml:space="preserve">Figure </w:t>
        </w:r>
        <w:r w:rsidR="009D1A57">
          <w:rPr>
            <w:noProof/>
          </w:rPr>
          <w:t>16</w:t>
        </w:r>
      </w:ins>
      <w:del w:id="28" w:author="Jumppanen, Paavo (O&amp;A, Hobart)" w:date="2019-03-13T16:21:00Z">
        <w:r w:rsidR="00A61447" w:rsidDel="009D1A57">
          <w:delText xml:space="preserve">Figure </w:delText>
        </w:r>
        <w:r w:rsidR="00A61447" w:rsidDel="009D1A57">
          <w:rPr>
            <w:noProof/>
          </w:rPr>
          <w:delText>9</w:delText>
        </w:r>
      </w:del>
      <w:r w:rsidR="00FF1D9D">
        <w:fldChar w:fldCharType="end"/>
      </w:r>
      <w:r w:rsidR="00FF1D9D">
        <w:t xml:space="preserve"> - </w:t>
      </w:r>
      <w:r w:rsidR="00FF1D9D">
        <w:fldChar w:fldCharType="begin"/>
      </w:r>
      <w:r w:rsidR="00FF1D9D">
        <w:instrText xml:space="preserve"> REF _Ref536003605 \h </w:instrText>
      </w:r>
      <w:r w:rsidR="00FF1D9D">
        <w:fldChar w:fldCharType="separate"/>
      </w:r>
      <w:ins w:id="29" w:author="Jumppanen, Paavo (O&amp;A, Hobart)" w:date="2019-03-13T16:22:00Z">
        <w:r w:rsidR="009D1A57">
          <w:t xml:space="preserve">Figure </w:t>
        </w:r>
        <w:r w:rsidR="009D1A57">
          <w:rPr>
            <w:noProof/>
          </w:rPr>
          <w:t>20</w:t>
        </w:r>
      </w:ins>
      <w:del w:id="30" w:author="Jumppanen, Paavo (O&amp;A, Hobart)" w:date="2019-03-13T16:21:00Z">
        <w:r w:rsidR="00A61447" w:rsidDel="009D1A57">
          <w:delText xml:space="preserve">Figure </w:delText>
        </w:r>
        <w:r w:rsidR="00A61447" w:rsidDel="009D1A57">
          <w:rPr>
            <w:noProof/>
          </w:rPr>
          <w:delText>13</w:delText>
        </w:r>
      </w:del>
      <w:r w:rsidR="00FF1D9D">
        <w:fldChar w:fldCharType="end"/>
      </w:r>
      <w:r w:rsidR="00FF1D9D">
        <w:t>. The properties are broadly similar, however we might reach different conclusions about some factors. Notably the full factorial grid (B19.4), suggests that the marginal effect of the CPUE weighting factor (i1 vs i3) is probably not important, while the fractional grids (B19.2 and 19.3) suggest that there likely is an appreciable effect.</w:t>
      </w:r>
    </w:p>
    <w:p w14:paraId="3A32844E" w14:textId="77777777" w:rsidR="00793761" w:rsidRDefault="00FF1D9D" w:rsidP="00445064">
      <w:r>
        <w:fldChar w:fldCharType="begin"/>
      </w:r>
      <w:r>
        <w:instrText xml:space="preserve"> REF _Ref181301 \h </w:instrText>
      </w:r>
      <w:r>
        <w:fldChar w:fldCharType="separate"/>
      </w:r>
      <w:ins w:id="31" w:author="Jumppanen, Paavo (O&amp;A, Hobart)" w:date="2019-03-13T16:22:00Z">
        <w:r w:rsidR="009D1A57">
          <w:t xml:space="preserve">Figure </w:t>
        </w:r>
        <w:r w:rsidR="009D1A57">
          <w:rPr>
            <w:noProof/>
          </w:rPr>
          <w:t>8</w:t>
        </w:r>
      </w:ins>
      <w:del w:id="32" w:author="Jumppanen, Paavo (O&amp;A, Hobart)" w:date="2019-03-13T16:21:00Z">
        <w:r w:rsidR="00A61447" w:rsidDel="009D1A57">
          <w:delText xml:space="preserve">Figure </w:delText>
        </w:r>
        <w:r w:rsidR="00A61447" w:rsidDel="009D1A57">
          <w:rPr>
            <w:noProof/>
          </w:rPr>
          <w:delText>14</w:delText>
        </w:r>
      </w:del>
      <w:r>
        <w:fldChar w:fldCharType="end"/>
      </w:r>
      <w:r>
        <w:t xml:space="preserve"> shows that the marginal distributions of MSY and depletion are extremely similar between B19.4 (full 288 model grid) and B19.3 (144 model grid). The smallest </w:t>
      </w:r>
      <w:r w:rsidR="00434F57">
        <w:t xml:space="preserve">grid </w:t>
      </w:r>
      <w:r>
        <w:t xml:space="preserve">(B19.2 with 72 models) appears to describe the </w:t>
      </w:r>
      <w:r w:rsidR="00434F57">
        <w:t xml:space="preserve">mode and tails of the distributions reasonable well, but there are </w:t>
      </w:r>
      <w:r>
        <w:t>multiple modes</w:t>
      </w:r>
      <w:r w:rsidR="00434F57">
        <w:t xml:space="preserve"> evident.</w:t>
      </w:r>
    </w:p>
    <w:p w14:paraId="1E43B920" w14:textId="59E921F9" w:rsidR="00DB27A8" w:rsidRDefault="00DB27A8" w:rsidP="00DB27A8">
      <w:r w:rsidRPr="00D6175B">
        <w:rPr>
          <w:b/>
        </w:rPr>
        <w:t>OMgridB19.</w:t>
      </w:r>
      <w:r>
        <w:rPr>
          <w:b/>
        </w:rPr>
        <w:t>5</w:t>
      </w:r>
      <w:r>
        <w:t xml:space="preserve"> - proposed reference case OM, 144 model ensemble, fractional factorial design with all main effects and 2-way interactions estimable.</w:t>
      </w:r>
    </w:p>
    <w:p w14:paraId="2896A2A1" w14:textId="77777777" w:rsidR="00EB1B90" w:rsidRDefault="00EB1B90" w:rsidP="00EB1B90"/>
    <w:p w14:paraId="35E9B11D" w14:textId="77777777" w:rsidR="00EB1B90" w:rsidRPr="00EB1B90" w:rsidRDefault="00EB1B90" w:rsidP="00EB1B90">
      <w:pPr>
        <w:spacing w:after="0" w:line="240" w:lineRule="auto"/>
        <w:rPr>
          <w:sz w:val="18"/>
          <w:szCs w:val="18"/>
        </w:rPr>
      </w:pPr>
      <w:r w:rsidRPr="00EB1B90">
        <w:rPr>
          <w:sz w:val="18"/>
          <w:szCs w:val="18"/>
        </w:rPr>
        <w:t xml:space="preserve">********** </w:t>
      </w:r>
      <w:proofErr w:type="gramStart"/>
      <w:r w:rsidRPr="00EB1B90">
        <w:rPr>
          <w:sz w:val="18"/>
          <w:szCs w:val="18"/>
        </w:rPr>
        <w:t>Prime  2</w:t>
      </w:r>
      <w:proofErr w:type="gramEnd"/>
      <w:r w:rsidRPr="00EB1B90">
        <w:rPr>
          <w:sz w:val="18"/>
          <w:szCs w:val="18"/>
        </w:rPr>
        <w:t xml:space="preserve">  design **********</w:t>
      </w:r>
    </w:p>
    <w:p w14:paraId="613C68F8" w14:textId="77777777" w:rsidR="00EB1B90" w:rsidRPr="00EB1B90" w:rsidRDefault="00EB1B90" w:rsidP="00EB1B90">
      <w:pPr>
        <w:spacing w:after="0" w:line="240" w:lineRule="auto"/>
        <w:rPr>
          <w:sz w:val="18"/>
          <w:szCs w:val="18"/>
        </w:rPr>
      </w:pPr>
      <w:r w:rsidRPr="00EB1B90">
        <w:rPr>
          <w:sz w:val="18"/>
          <w:szCs w:val="18"/>
        </w:rPr>
        <w:t xml:space="preserve">--- </w:t>
      </w:r>
      <w:proofErr w:type="gramStart"/>
      <w:r w:rsidRPr="00EB1B90">
        <w:rPr>
          <w:sz w:val="18"/>
          <w:szCs w:val="18"/>
        </w:rPr>
        <w:t>Solution  1</w:t>
      </w:r>
      <w:proofErr w:type="gramEnd"/>
      <w:r w:rsidRPr="00EB1B90">
        <w:rPr>
          <w:sz w:val="18"/>
          <w:szCs w:val="18"/>
        </w:rPr>
        <w:t xml:space="preserve">  for prime  2  ---</w:t>
      </w:r>
    </w:p>
    <w:p w14:paraId="6593DE37" w14:textId="77777777" w:rsidR="00EB1B90" w:rsidRPr="00EB1B90" w:rsidRDefault="00EB1B90" w:rsidP="00EB1B90">
      <w:pPr>
        <w:spacing w:after="0" w:line="240" w:lineRule="auto"/>
        <w:rPr>
          <w:sz w:val="18"/>
          <w:szCs w:val="18"/>
        </w:rPr>
      </w:pPr>
      <w:r w:rsidRPr="00EB1B90">
        <w:rPr>
          <w:sz w:val="18"/>
          <w:szCs w:val="18"/>
        </w:rPr>
        <w:t>UNALIASED TREATMENT EFFECTS</w:t>
      </w:r>
    </w:p>
    <w:p w14:paraId="74C0C1F0" w14:textId="77777777" w:rsidR="00EB1B90" w:rsidRPr="00EB1B90" w:rsidRDefault="00EB1B90" w:rsidP="00EB1B90">
      <w:pPr>
        <w:spacing w:after="0" w:line="240" w:lineRule="auto"/>
        <w:rPr>
          <w:sz w:val="18"/>
          <w:szCs w:val="18"/>
        </w:rPr>
      </w:pPr>
      <w:proofErr w:type="spellStart"/>
      <w:r w:rsidRPr="00EB1B90">
        <w:rPr>
          <w:sz w:val="18"/>
          <w:szCs w:val="18"/>
        </w:rPr>
        <w:t>t.val</w:t>
      </w:r>
      <w:proofErr w:type="spellEnd"/>
      <w:r w:rsidRPr="00EB1B90">
        <w:rPr>
          <w:sz w:val="18"/>
          <w:szCs w:val="18"/>
        </w:rPr>
        <w:t xml:space="preserve"> ; </w:t>
      </w:r>
      <w:proofErr w:type="spellStart"/>
      <w:r w:rsidRPr="00EB1B90">
        <w:rPr>
          <w:sz w:val="18"/>
          <w:szCs w:val="18"/>
        </w:rPr>
        <w:t>q.val</w:t>
      </w:r>
      <w:proofErr w:type="spellEnd"/>
      <w:r w:rsidRPr="00EB1B90">
        <w:rPr>
          <w:sz w:val="18"/>
          <w:szCs w:val="18"/>
        </w:rPr>
        <w:t xml:space="preserve"> ; </w:t>
      </w:r>
      <w:proofErr w:type="spellStart"/>
      <w:r w:rsidRPr="00EB1B90">
        <w:rPr>
          <w:sz w:val="18"/>
          <w:szCs w:val="18"/>
        </w:rPr>
        <w:t>i.val</w:t>
      </w:r>
      <w:proofErr w:type="spellEnd"/>
      <w:r w:rsidRPr="00EB1B90">
        <w:rPr>
          <w:sz w:val="18"/>
          <w:szCs w:val="18"/>
        </w:rPr>
        <w:t xml:space="preserve"> ; </w:t>
      </w:r>
      <w:proofErr w:type="spellStart"/>
      <w:r w:rsidRPr="00EB1B90">
        <w:rPr>
          <w:sz w:val="18"/>
          <w:szCs w:val="18"/>
        </w:rPr>
        <w:t>iRWt.val</w:t>
      </w:r>
      <w:proofErr w:type="spellEnd"/>
      <w:r w:rsidRPr="00EB1B90">
        <w:rPr>
          <w:sz w:val="18"/>
          <w:szCs w:val="18"/>
        </w:rPr>
        <w:t xml:space="preserve"> ; </w:t>
      </w:r>
      <w:proofErr w:type="spellStart"/>
      <w:r w:rsidRPr="00EB1B90">
        <w:rPr>
          <w:sz w:val="18"/>
          <w:szCs w:val="18"/>
        </w:rPr>
        <w:t>ess.val</w:t>
      </w:r>
      <w:proofErr w:type="spellEnd"/>
      <w:r w:rsidRPr="00EB1B90">
        <w:rPr>
          <w:sz w:val="18"/>
          <w:szCs w:val="18"/>
        </w:rPr>
        <w:t xml:space="preserve"> ; </w:t>
      </w:r>
      <w:proofErr w:type="spellStart"/>
      <w:r w:rsidRPr="00EB1B90">
        <w:rPr>
          <w:sz w:val="18"/>
          <w:szCs w:val="18"/>
        </w:rPr>
        <w:t>t.val:q.val</w:t>
      </w:r>
      <w:proofErr w:type="spellEnd"/>
      <w:r w:rsidRPr="00EB1B90">
        <w:rPr>
          <w:sz w:val="18"/>
          <w:szCs w:val="18"/>
        </w:rPr>
        <w:t xml:space="preserve"> ; </w:t>
      </w:r>
      <w:proofErr w:type="spellStart"/>
      <w:r w:rsidRPr="00EB1B90">
        <w:rPr>
          <w:sz w:val="18"/>
          <w:szCs w:val="18"/>
        </w:rPr>
        <w:t>t.val:i.val</w:t>
      </w:r>
      <w:proofErr w:type="spellEnd"/>
      <w:r w:rsidRPr="00EB1B90">
        <w:rPr>
          <w:sz w:val="18"/>
          <w:szCs w:val="18"/>
        </w:rPr>
        <w:t xml:space="preserve"> ; </w:t>
      </w:r>
      <w:proofErr w:type="spellStart"/>
      <w:r w:rsidRPr="00EB1B90">
        <w:rPr>
          <w:sz w:val="18"/>
          <w:szCs w:val="18"/>
        </w:rPr>
        <w:t>t.val:iRWt.val</w:t>
      </w:r>
      <w:proofErr w:type="spellEnd"/>
      <w:r w:rsidRPr="00EB1B90">
        <w:rPr>
          <w:sz w:val="18"/>
          <w:szCs w:val="18"/>
        </w:rPr>
        <w:t xml:space="preserve"> ; </w:t>
      </w:r>
      <w:proofErr w:type="spellStart"/>
      <w:r w:rsidRPr="00EB1B90">
        <w:rPr>
          <w:sz w:val="18"/>
          <w:szCs w:val="18"/>
        </w:rPr>
        <w:t>t.val:ess.val</w:t>
      </w:r>
      <w:proofErr w:type="spellEnd"/>
      <w:r w:rsidRPr="00EB1B90">
        <w:rPr>
          <w:sz w:val="18"/>
          <w:szCs w:val="18"/>
        </w:rPr>
        <w:t xml:space="preserve"> ; </w:t>
      </w:r>
      <w:proofErr w:type="spellStart"/>
      <w:r w:rsidRPr="00EB1B90">
        <w:rPr>
          <w:sz w:val="18"/>
          <w:szCs w:val="18"/>
        </w:rPr>
        <w:t>q.val:i.val</w:t>
      </w:r>
      <w:proofErr w:type="spellEnd"/>
      <w:r w:rsidRPr="00EB1B90">
        <w:rPr>
          <w:sz w:val="18"/>
          <w:szCs w:val="18"/>
        </w:rPr>
        <w:t xml:space="preserve"> ; </w:t>
      </w:r>
      <w:proofErr w:type="spellStart"/>
      <w:r w:rsidRPr="00EB1B90">
        <w:rPr>
          <w:sz w:val="18"/>
          <w:szCs w:val="18"/>
        </w:rPr>
        <w:t>q.val:iRWt.val</w:t>
      </w:r>
      <w:proofErr w:type="spellEnd"/>
      <w:r w:rsidRPr="00EB1B90">
        <w:rPr>
          <w:sz w:val="18"/>
          <w:szCs w:val="18"/>
        </w:rPr>
        <w:t xml:space="preserve"> ; </w:t>
      </w:r>
      <w:proofErr w:type="spellStart"/>
      <w:r w:rsidRPr="00EB1B90">
        <w:rPr>
          <w:sz w:val="18"/>
          <w:szCs w:val="18"/>
        </w:rPr>
        <w:t>q.val:ess.val</w:t>
      </w:r>
      <w:proofErr w:type="spellEnd"/>
      <w:r w:rsidRPr="00EB1B90">
        <w:rPr>
          <w:sz w:val="18"/>
          <w:szCs w:val="18"/>
        </w:rPr>
        <w:t xml:space="preserve"> ; </w:t>
      </w:r>
      <w:proofErr w:type="spellStart"/>
      <w:r w:rsidRPr="00EB1B90">
        <w:rPr>
          <w:sz w:val="18"/>
          <w:szCs w:val="18"/>
        </w:rPr>
        <w:t>i.val:iRWt.val</w:t>
      </w:r>
      <w:proofErr w:type="spellEnd"/>
      <w:r w:rsidRPr="00EB1B90">
        <w:rPr>
          <w:sz w:val="18"/>
          <w:szCs w:val="18"/>
        </w:rPr>
        <w:t xml:space="preserve"> ; </w:t>
      </w:r>
      <w:proofErr w:type="spellStart"/>
      <w:r w:rsidRPr="00EB1B90">
        <w:rPr>
          <w:sz w:val="18"/>
          <w:szCs w:val="18"/>
        </w:rPr>
        <w:t>i.val:ess.val</w:t>
      </w:r>
      <w:proofErr w:type="spellEnd"/>
      <w:r w:rsidRPr="00EB1B90">
        <w:rPr>
          <w:sz w:val="18"/>
          <w:szCs w:val="18"/>
        </w:rPr>
        <w:t xml:space="preserve"> ; </w:t>
      </w:r>
      <w:proofErr w:type="spellStart"/>
      <w:r w:rsidRPr="00EB1B90">
        <w:rPr>
          <w:sz w:val="18"/>
          <w:szCs w:val="18"/>
        </w:rPr>
        <w:t>iRWt.val:ess.val</w:t>
      </w:r>
      <w:proofErr w:type="spellEnd"/>
    </w:p>
    <w:p w14:paraId="21DD0BDA" w14:textId="77777777" w:rsidR="00EB1B90" w:rsidRPr="00EB1B90" w:rsidRDefault="00EB1B90" w:rsidP="00EB1B90">
      <w:pPr>
        <w:spacing w:after="0" w:line="240" w:lineRule="auto"/>
        <w:rPr>
          <w:sz w:val="18"/>
          <w:szCs w:val="18"/>
        </w:rPr>
      </w:pPr>
      <w:r w:rsidRPr="00EB1B90">
        <w:rPr>
          <w:sz w:val="18"/>
          <w:szCs w:val="18"/>
        </w:rPr>
        <w:t>ALIASED TREATMENT EFFECTS</w:t>
      </w:r>
    </w:p>
    <w:p w14:paraId="381C60D2" w14:textId="77777777" w:rsidR="00EB1B90" w:rsidRPr="00EB1B90" w:rsidRDefault="00EB1B90" w:rsidP="00EB1B90">
      <w:pPr>
        <w:spacing w:after="0" w:line="240" w:lineRule="auto"/>
        <w:rPr>
          <w:sz w:val="18"/>
          <w:szCs w:val="18"/>
        </w:rPr>
      </w:pPr>
      <w:proofErr w:type="gramStart"/>
      <w:r w:rsidRPr="00EB1B90">
        <w:rPr>
          <w:sz w:val="18"/>
          <w:szCs w:val="18"/>
        </w:rPr>
        <w:t>nil</w:t>
      </w:r>
      <w:proofErr w:type="gramEnd"/>
    </w:p>
    <w:p w14:paraId="33BB1BBA" w14:textId="77777777" w:rsidR="00EB1B90" w:rsidRPr="00EB1B90" w:rsidRDefault="00EB1B90" w:rsidP="00EB1B90">
      <w:pPr>
        <w:spacing w:after="0" w:line="240" w:lineRule="auto"/>
        <w:rPr>
          <w:sz w:val="18"/>
          <w:szCs w:val="18"/>
        </w:rPr>
      </w:pPr>
      <w:r w:rsidRPr="00EB1B90">
        <w:rPr>
          <w:sz w:val="18"/>
          <w:szCs w:val="18"/>
        </w:rPr>
        <w:t>TREATMENT AND BLOCK EFFECTS CONFOUNDED WITH BLOCK EFFECTS</w:t>
      </w:r>
    </w:p>
    <w:p w14:paraId="2C237455" w14:textId="77777777" w:rsidR="00EB1B90" w:rsidRPr="00EB1B90" w:rsidRDefault="00EB1B90" w:rsidP="00EB1B90">
      <w:pPr>
        <w:spacing w:after="0" w:line="240" w:lineRule="auto"/>
        <w:rPr>
          <w:sz w:val="18"/>
          <w:szCs w:val="18"/>
        </w:rPr>
      </w:pPr>
      <w:proofErr w:type="gramStart"/>
      <w:r w:rsidRPr="00EB1B90">
        <w:rPr>
          <w:sz w:val="18"/>
          <w:szCs w:val="18"/>
        </w:rPr>
        <w:t>nil</w:t>
      </w:r>
      <w:proofErr w:type="gramEnd"/>
    </w:p>
    <w:p w14:paraId="67329879" w14:textId="77777777" w:rsidR="00EB1B90" w:rsidRPr="00EB1B90" w:rsidRDefault="00EB1B90" w:rsidP="00EB1B90">
      <w:pPr>
        <w:spacing w:after="0" w:line="240" w:lineRule="auto"/>
        <w:rPr>
          <w:sz w:val="18"/>
          <w:szCs w:val="18"/>
        </w:rPr>
      </w:pPr>
      <w:r w:rsidRPr="00EB1B90">
        <w:rPr>
          <w:sz w:val="18"/>
          <w:szCs w:val="18"/>
        </w:rPr>
        <w:t>UNALIASED BLOCK EFFECTS</w:t>
      </w:r>
    </w:p>
    <w:p w14:paraId="1B10519F" w14:textId="77777777" w:rsidR="00EB1B90" w:rsidRPr="00EB1B90" w:rsidRDefault="00EB1B90" w:rsidP="00EB1B90">
      <w:pPr>
        <w:spacing w:after="0" w:line="240" w:lineRule="auto"/>
        <w:rPr>
          <w:sz w:val="18"/>
          <w:szCs w:val="18"/>
        </w:rPr>
      </w:pPr>
      <w:proofErr w:type="gramStart"/>
      <w:r w:rsidRPr="00EB1B90">
        <w:rPr>
          <w:sz w:val="18"/>
          <w:szCs w:val="18"/>
        </w:rPr>
        <w:t>nil</w:t>
      </w:r>
      <w:proofErr w:type="gramEnd"/>
    </w:p>
    <w:p w14:paraId="5C17F74F" w14:textId="77777777" w:rsidR="00EB1B90" w:rsidRPr="00EB1B90" w:rsidRDefault="00EB1B90" w:rsidP="00EB1B90">
      <w:pPr>
        <w:spacing w:after="0" w:line="240" w:lineRule="auto"/>
        <w:rPr>
          <w:sz w:val="18"/>
          <w:szCs w:val="18"/>
        </w:rPr>
      </w:pPr>
      <w:r w:rsidRPr="00EB1B90">
        <w:rPr>
          <w:sz w:val="18"/>
          <w:szCs w:val="18"/>
        </w:rPr>
        <w:t xml:space="preserve">--- Synthesis on the aliased treatment effects for </w:t>
      </w:r>
      <w:proofErr w:type="gramStart"/>
      <w:r w:rsidRPr="00EB1B90">
        <w:rPr>
          <w:sz w:val="18"/>
          <w:szCs w:val="18"/>
        </w:rPr>
        <w:t>prime  2</w:t>
      </w:r>
      <w:proofErr w:type="gramEnd"/>
      <w:r w:rsidRPr="00EB1B90">
        <w:rPr>
          <w:sz w:val="18"/>
          <w:szCs w:val="18"/>
        </w:rPr>
        <w:t xml:space="preserve">  ---</w:t>
      </w:r>
    </w:p>
    <w:p w14:paraId="1E777488" w14:textId="77777777" w:rsidR="00EB1B90" w:rsidRPr="00EB1B90" w:rsidRDefault="00EB1B90" w:rsidP="00EB1B90">
      <w:pPr>
        <w:spacing w:after="0" w:line="240" w:lineRule="auto"/>
        <w:rPr>
          <w:sz w:val="18"/>
          <w:szCs w:val="18"/>
        </w:rPr>
      </w:pPr>
      <w:r w:rsidRPr="00EB1B90">
        <w:rPr>
          <w:sz w:val="18"/>
          <w:szCs w:val="18"/>
        </w:rPr>
        <w:t xml:space="preserve">     </w:t>
      </w:r>
      <w:proofErr w:type="spellStart"/>
      <w:proofErr w:type="gramStart"/>
      <w:r w:rsidRPr="00EB1B90">
        <w:rPr>
          <w:sz w:val="18"/>
          <w:szCs w:val="18"/>
        </w:rPr>
        <w:t>unaliased</w:t>
      </w:r>
      <w:proofErr w:type="spellEnd"/>
      <w:proofErr w:type="gramEnd"/>
      <w:r w:rsidRPr="00EB1B90">
        <w:rPr>
          <w:sz w:val="18"/>
          <w:szCs w:val="18"/>
        </w:rPr>
        <w:t xml:space="preserve"> </w:t>
      </w:r>
      <w:proofErr w:type="spellStart"/>
      <w:r w:rsidRPr="00EB1B90">
        <w:rPr>
          <w:sz w:val="18"/>
          <w:szCs w:val="18"/>
        </w:rPr>
        <w:t>trt.aliased</w:t>
      </w:r>
      <w:proofErr w:type="spellEnd"/>
      <w:r w:rsidRPr="00EB1B90">
        <w:rPr>
          <w:sz w:val="18"/>
          <w:szCs w:val="18"/>
        </w:rPr>
        <w:t xml:space="preserve"> </w:t>
      </w:r>
      <w:proofErr w:type="spellStart"/>
      <w:r w:rsidRPr="00EB1B90">
        <w:rPr>
          <w:sz w:val="18"/>
          <w:szCs w:val="18"/>
        </w:rPr>
        <w:t>blc.aliased</w:t>
      </w:r>
      <w:proofErr w:type="spellEnd"/>
    </w:p>
    <w:p w14:paraId="67BE4F49" w14:textId="77777777" w:rsidR="00EB1B90" w:rsidRPr="00EB1B90" w:rsidRDefault="00EB1B90" w:rsidP="00EB1B90">
      <w:pPr>
        <w:spacing w:after="0" w:line="240" w:lineRule="auto"/>
        <w:rPr>
          <w:sz w:val="18"/>
          <w:szCs w:val="18"/>
        </w:rPr>
      </w:pPr>
      <w:r w:rsidRPr="00EB1B90">
        <w:rPr>
          <w:sz w:val="18"/>
          <w:szCs w:val="18"/>
        </w:rPr>
        <w:t>[1,]        15           0           0</w:t>
      </w:r>
    </w:p>
    <w:p w14:paraId="0AF4811C" w14:textId="77777777" w:rsidR="00EB1B90" w:rsidRPr="00EB1B90" w:rsidRDefault="00EB1B90" w:rsidP="00EB1B90">
      <w:pPr>
        <w:spacing w:after="0" w:line="240" w:lineRule="auto"/>
        <w:rPr>
          <w:sz w:val="18"/>
          <w:szCs w:val="18"/>
        </w:rPr>
      </w:pPr>
      <w:r w:rsidRPr="00EB1B90">
        <w:rPr>
          <w:sz w:val="18"/>
          <w:szCs w:val="18"/>
        </w:rPr>
        <w:t xml:space="preserve">********** </w:t>
      </w:r>
      <w:proofErr w:type="gramStart"/>
      <w:r w:rsidRPr="00EB1B90">
        <w:rPr>
          <w:sz w:val="18"/>
          <w:szCs w:val="18"/>
        </w:rPr>
        <w:t>Prime  3</w:t>
      </w:r>
      <w:proofErr w:type="gramEnd"/>
      <w:r w:rsidRPr="00EB1B90">
        <w:rPr>
          <w:sz w:val="18"/>
          <w:szCs w:val="18"/>
        </w:rPr>
        <w:t xml:space="preserve">  design **********</w:t>
      </w:r>
    </w:p>
    <w:p w14:paraId="6109BDA0" w14:textId="77777777" w:rsidR="00EB1B90" w:rsidRPr="00EB1B90" w:rsidRDefault="00EB1B90" w:rsidP="00EB1B90">
      <w:pPr>
        <w:spacing w:after="0" w:line="240" w:lineRule="auto"/>
        <w:rPr>
          <w:sz w:val="18"/>
          <w:szCs w:val="18"/>
        </w:rPr>
      </w:pPr>
      <w:r w:rsidRPr="00EB1B90">
        <w:rPr>
          <w:sz w:val="18"/>
          <w:szCs w:val="18"/>
        </w:rPr>
        <w:t xml:space="preserve">--- </w:t>
      </w:r>
      <w:proofErr w:type="gramStart"/>
      <w:r w:rsidRPr="00EB1B90">
        <w:rPr>
          <w:sz w:val="18"/>
          <w:szCs w:val="18"/>
        </w:rPr>
        <w:t>Solution  1</w:t>
      </w:r>
      <w:proofErr w:type="gramEnd"/>
      <w:r w:rsidRPr="00EB1B90">
        <w:rPr>
          <w:sz w:val="18"/>
          <w:szCs w:val="18"/>
        </w:rPr>
        <w:t xml:space="preserve">  for prime  3  ---</w:t>
      </w:r>
    </w:p>
    <w:p w14:paraId="4DBC94A4" w14:textId="77777777" w:rsidR="00EB1B90" w:rsidRPr="00EB1B90" w:rsidRDefault="00EB1B90" w:rsidP="00EB1B90">
      <w:pPr>
        <w:spacing w:after="0" w:line="240" w:lineRule="auto"/>
        <w:rPr>
          <w:sz w:val="18"/>
          <w:szCs w:val="18"/>
        </w:rPr>
      </w:pPr>
      <w:r w:rsidRPr="00EB1B90">
        <w:rPr>
          <w:sz w:val="18"/>
          <w:szCs w:val="18"/>
        </w:rPr>
        <w:t>UNALIASED TREATMENT EFFECTS</w:t>
      </w:r>
    </w:p>
    <w:p w14:paraId="569F3889" w14:textId="77777777" w:rsidR="00EB1B90" w:rsidRPr="00EB1B90" w:rsidRDefault="00EB1B90" w:rsidP="00EB1B90">
      <w:pPr>
        <w:spacing w:after="0" w:line="240" w:lineRule="auto"/>
        <w:rPr>
          <w:sz w:val="18"/>
          <w:szCs w:val="18"/>
        </w:rPr>
      </w:pPr>
      <w:proofErr w:type="spellStart"/>
      <w:proofErr w:type="gramStart"/>
      <w:r w:rsidRPr="00EB1B90">
        <w:rPr>
          <w:sz w:val="18"/>
          <w:szCs w:val="18"/>
        </w:rPr>
        <w:t>h.val</w:t>
      </w:r>
      <w:proofErr w:type="spellEnd"/>
      <w:r w:rsidRPr="00EB1B90">
        <w:rPr>
          <w:sz w:val="18"/>
          <w:szCs w:val="18"/>
        </w:rPr>
        <w:t xml:space="preserve"> ;</w:t>
      </w:r>
      <w:proofErr w:type="gramEnd"/>
      <w:r w:rsidRPr="00EB1B90">
        <w:rPr>
          <w:sz w:val="18"/>
          <w:szCs w:val="18"/>
        </w:rPr>
        <w:t xml:space="preserve"> </w:t>
      </w:r>
      <w:proofErr w:type="spellStart"/>
      <w:r w:rsidRPr="00EB1B90">
        <w:rPr>
          <w:sz w:val="18"/>
          <w:szCs w:val="18"/>
        </w:rPr>
        <w:t>M.val</w:t>
      </w:r>
      <w:proofErr w:type="spellEnd"/>
      <w:r w:rsidRPr="00EB1B90">
        <w:rPr>
          <w:sz w:val="18"/>
          <w:szCs w:val="18"/>
        </w:rPr>
        <w:t xml:space="preserve"> ; </w:t>
      </w:r>
      <w:proofErr w:type="spellStart"/>
      <w:r w:rsidRPr="00EB1B90">
        <w:rPr>
          <w:sz w:val="18"/>
          <w:szCs w:val="18"/>
        </w:rPr>
        <w:t>h.val:M.val</w:t>
      </w:r>
      <w:proofErr w:type="spellEnd"/>
      <w:r w:rsidRPr="00EB1B90">
        <w:rPr>
          <w:sz w:val="18"/>
          <w:szCs w:val="18"/>
        </w:rPr>
        <w:t xml:space="preserve"> ; h.val:M.val^2</w:t>
      </w:r>
    </w:p>
    <w:p w14:paraId="3548BB42" w14:textId="77777777" w:rsidR="00EB1B90" w:rsidRPr="00EB1B90" w:rsidRDefault="00EB1B90" w:rsidP="00EB1B90">
      <w:pPr>
        <w:spacing w:after="0" w:line="240" w:lineRule="auto"/>
        <w:rPr>
          <w:sz w:val="18"/>
          <w:szCs w:val="18"/>
        </w:rPr>
      </w:pPr>
      <w:r w:rsidRPr="00EB1B90">
        <w:rPr>
          <w:sz w:val="18"/>
          <w:szCs w:val="18"/>
        </w:rPr>
        <w:t>ALIASED TREATMENT EFFECTS</w:t>
      </w:r>
    </w:p>
    <w:p w14:paraId="4244A480" w14:textId="77777777" w:rsidR="00EB1B90" w:rsidRPr="00EB1B90" w:rsidRDefault="00EB1B90" w:rsidP="00EB1B90">
      <w:pPr>
        <w:spacing w:after="0" w:line="240" w:lineRule="auto"/>
        <w:rPr>
          <w:sz w:val="18"/>
          <w:szCs w:val="18"/>
        </w:rPr>
      </w:pPr>
      <w:proofErr w:type="gramStart"/>
      <w:r w:rsidRPr="00EB1B90">
        <w:rPr>
          <w:sz w:val="18"/>
          <w:szCs w:val="18"/>
        </w:rPr>
        <w:t>nil</w:t>
      </w:r>
      <w:proofErr w:type="gramEnd"/>
    </w:p>
    <w:p w14:paraId="5E678DF4" w14:textId="77777777" w:rsidR="00EB1B90" w:rsidRPr="00EB1B90" w:rsidRDefault="00EB1B90" w:rsidP="00EB1B90">
      <w:pPr>
        <w:spacing w:after="0" w:line="240" w:lineRule="auto"/>
        <w:rPr>
          <w:sz w:val="18"/>
          <w:szCs w:val="18"/>
        </w:rPr>
      </w:pPr>
      <w:r w:rsidRPr="00EB1B90">
        <w:rPr>
          <w:sz w:val="18"/>
          <w:szCs w:val="18"/>
        </w:rPr>
        <w:t>TREATMENT AND BLOCK EFFECTS CONFOUNDED WITH BLOCK EFFECTS</w:t>
      </w:r>
    </w:p>
    <w:p w14:paraId="45BDA01C" w14:textId="77777777" w:rsidR="00EB1B90" w:rsidRPr="00EB1B90" w:rsidRDefault="00EB1B90" w:rsidP="00EB1B90">
      <w:pPr>
        <w:spacing w:after="0" w:line="240" w:lineRule="auto"/>
        <w:rPr>
          <w:sz w:val="18"/>
          <w:szCs w:val="18"/>
        </w:rPr>
      </w:pPr>
      <w:proofErr w:type="gramStart"/>
      <w:r w:rsidRPr="00EB1B90">
        <w:rPr>
          <w:sz w:val="18"/>
          <w:szCs w:val="18"/>
        </w:rPr>
        <w:t>nil</w:t>
      </w:r>
      <w:proofErr w:type="gramEnd"/>
    </w:p>
    <w:p w14:paraId="16B41D2E" w14:textId="77777777" w:rsidR="00EB1B90" w:rsidRPr="00EB1B90" w:rsidRDefault="00EB1B90" w:rsidP="00EB1B90">
      <w:pPr>
        <w:spacing w:after="0" w:line="240" w:lineRule="auto"/>
        <w:rPr>
          <w:sz w:val="18"/>
          <w:szCs w:val="18"/>
        </w:rPr>
      </w:pPr>
      <w:r w:rsidRPr="00EB1B90">
        <w:rPr>
          <w:sz w:val="18"/>
          <w:szCs w:val="18"/>
        </w:rPr>
        <w:t>UNALIASED BLOCK EFFECTS</w:t>
      </w:r>
    </w:p>
    <w:p w14:paraId="16D01A5F" w14:textId="77777777" w:rsidR="00EB1B90" w:rsidRPr="00EB1B90" w:rsidRDefault="00EB1B90" w:rsidP="00EB1B90">
      <w:pPr>
        <w:spacing w:after="0" w:line="240" w:lineRule="auto"/>
        <w:rPr>
          <w:sz w:val="18"/>
          <w:szCs w:val="18"/>
        </w:rPr>
      </w:pPr>
      <w:proofErr w:type="gramStart"/>
      <w:r w:rsidRPr="00EB1B90">
        <w:rPr>
          <w:sz w:val="18"/>
          <w:szCs w:val="18"/>
        </w:rPr>
        <w:t>nil</w:t>
      </w:r>
      <w:proofErr w:type="gramEnd"/>
    </w:p>
    <w:p w14:paraId="4898CA53" w14:textId="77777777" w:rsidR="00EB1B90" w:rsidRDefault="00EB1B90" w:rsidP="00DB27A8"/>
    <w:p w14:paraId="5FC94185" w14:textId="77777777" w:rsidR="00DB27A8" w:rsidRDefault="00DB27A8" w:rsidP="00DB27A8"/>
    <w:p w14:paraId="3F0A7F73" w14:textId="77777777" w:rsidR="00793761" w:rsidRDefault="00793761" w:rsidP="00445064"/>
    <w:p w14:paraId="706999F1" w14:textId="77777777" w:rsidR="00DB27A8" w:rsidRDefault="00DB27A8" w:rsidP="00445064"/>
    <w:p w14:paraId="10C833D3" w14:textId="77777777" w:rsidR="00294AB9" w:rsidRDefault="00294AB9" w:rsidP="00445064"/>
    <w:p w14:paraId="6B78DF58" w14:textId="77777777" w:rsidR="00445064" w:rsidRDefault="00445064" w:rsidP="00445064"/>
    <w:p w14:paraId="171D2DEE" w14:textId="77777777" w:rsidR="00445064" w:rsidRDefault="00445064">
      <w:r>
        <w:br w:type="page"/>
      </w:r>
    </w:p>
    <w:p w14:paraId="5577B9C8" w14:textId="77777777" w:rsidR="003039A5" w:rsidRDefault="003039A5"/>
    <w:p w14:paraId="6D1F21F1" w14:textId="5C307CF4" w:rsidR="003039A5" w:rsidRDefault="001B0812">
      <w:r>
        <w:rPr>
          <w:noProof/>
          <w:lang w:eastAsia="en-AU"/>
        </w:rPr>
        <w:drawing>
          <wp:inline distT="0" distB="0" distL="0" distR="0" wp14:anchorId="4B368E0B" wp14:editId="6948F390">
            <wp:extent cx="5731510" cy="30714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1495"/>
                    </a:xfrm>
                    <a:prstGeom prst="rect">
                      <a:avLst/>
                    </a:prstGeom>
                  </pic:spPr>
                </pic:pic>
              </a:graphicData>
            </a:graphic>
          </wp:inline>
        </w:drawing>
      </w:r>
    </w:p>
    <w:p w14:paraId="5E661728" w14:textId="4E2607CE" w:rsidR="003039A5" w:rsidRDefault="001B0812">
      <w:r>
        <w:rPr>
          <w:noProof/>
          <w:lang w:eastAsia="en-AU"/>
        </w:rPr>
        <w:drawing>
          <wp:inline distT="0" distB="0" distL="0" distR="0" wp14:anchorId="24064CD1" wp14:editId="3B72CCF4">
            <wp:extent cx="5731510" cy="3071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1495"/>
                    </a:xfrm>
                    <a:prstGeom prst="rect">
                      <a:avLst/>
                    </a:prstGeom>
                  </pic:spPr>
                </pic:pic>
              </a:graphicData>
            </a:graphic>
          </wp:inline>
        </w:drawing>
      </w:r>
    </w:p>
    <w:p w14:paraId="581BDB36" w14:textId="77777777" w:rsidR="00F9379C" w:rsidRDefault="003039A5" w:rsidP="003039A5">
      <w:pPr>
        <w:pStyle w:val="Caption"/>
      </w:pPr>
      <w:bookmarkStart w:id="33" w:name="_Ref536003593"/>
      <w:r>
        <w:t xml:space="preserve">Figure </w:t>
      </w:r>
      <w:r w:rsidR="004F6F57">
        <w:rPr>
          <w:noProof/>
        </w:rPr>
        <w:fldChar w:fldCharType="begin"/>
      </w:r>
      <w:r w:rsidR="004F6F57">
        <w:rPr>
          <w:noProof/>
        </w:rPr>
        <w:instrText xml:space="preserve"> SEQ Figure \* ARABIC </w:instrText>
      </w:r>
      <w:r w:rsidR="004F6F57">
        <w:rPr>
          <w:noProof/>
        </w:rPr>
        <w:fldChar w:fldCharType="separate"/>
      </w:r>
      <w:r w:rsidR="009D1A57">
        <w:rPr>
          <w:noProof/>
        </w:rPr>
        <w:t>13</w:t>
      </w:r>
      <w:r w:rsidR="004F6F57">
        <w:rPr>
          <w:noProof/>
        </w:rPr>
        <w:fldChar w:fldCharType="end"/>
      </w:r>
      <w:bookmarkEnd w:id="33"/>
      <w:r>
        <w:t>. Multiway comparison of OMgridB19.</w:t>
      </w:r>
      <w:r w:rsidR="00DB27A8">
        <w:t>0</w:t>
      </w:r>
      <w:r>
        <w:t xml:space="preserve"> model characteristics, partitioned by the dimensions that are proposed for simplification - growth (top) and CPUE area-weightings (bottom).</w:t>
      </w:r>
    </w:p>
    <w:p w14:paraId="33CE1A7E" w14:textId="77777777" w:rsidR="00F9379C" w:rsidRDefault="00F9379C" w:rsidP="003039A5">
      <w:pPr>
        <w:pStyle w:val="Caption"/>
      </w:pPr>
    </w:p>
    <w:p w14:paraId="6315C482" w14:textId="77777777" w:rsidR="00F9379C" w:rsidRDefault="00F9379C" w:rsidP="003039A5">
      <w:pPr>
        <w:pStyle w:val="Caption"/>
      </w:pPr>
      <w:r>
        <w:rPr>
          <w:noProof/>
          <w:lang w:eastAsia="en-AU"/>
        </w:rPr>
        <w:lastRenderedPageBreak/>
        <w:drawing>
          <wp:inline distT="0" distB="0" distL="0" distR="0" wp14:anchorId="31DF84BB" wp14:editId="28B466BF">
            <wp:extent cx="5731510" cy="26149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14930"/>
                    </a:xfrm>
                    <a:prstGeom prst="rect">
                      <a:avLst/>
                    </a:prstGeom>
                  </pic:spPr>
                </pic:pic>
              </a:graphicData>
            </a:graphic>
          </wp:inline>
        </w:drawing>
      </w:r>
    </w:p>
    <w:p w14:paraId="5F72FD9A" w14:textId="130FF479" w:rsidR="00F9379C" w:rsidRDefault="00F9379C" w:rsidP="00F9379C">
      <w:pPr>
        <w:pStyle w:val="Caption"/>
      </w:pPr>
      <w:r>
        <w:t xml:space="preserve">Figure </w:t>
      </w:r>
      <w:r>
        <w:rPr>
          <w:noProof/>
        </w:rPr>
        <w:fldChar w:fldCharType="begin"/>
      </w:r>
      <w:r>
        <w:rPr>
          <w:noProof/>
        </w:rPr>
        <w:instrText xml:space="preserve"> SEQ Figure \* ARABIC </w:instrText>
      </w:r>
      <w:r>
        <w:rPr>
          <w:noProof/>
        </w:rPr>
        <w:fldChar w:fldCharType="separate"/>
      </w:r>
      <w:r w:rsidR="009D1A57">
        <w:rPr>
          <w:noProof/>
        </w:rPr>
        <w:t>14</w:t>
      </w:r>
      <w:r>
        <w:rPr>
          <w:noProof/>
        </w:rPr>
        <w:fldChar w:fldCharType="end"/>
      </w:r>
      <w:r>
        <w:t>. Multiway comparison of OMgridB19.</w:t>
      </w:r>
      <w:r w:rsidR="007765C1">
        <w:t>5</w:t>
      </w:r>
      <w:r>
        <w:t xml:space="preserve"> model characteristics, partitioned CPUE area-weightings.</w:t>
      </w:r>
    </w:p>
    <w:p w14:paraId="4A90DDDB" w14:textId="7575944A" w:rsidR="00427806" w:rsidRDefault="00427806" w:rsidP="00427806"/>
    <w:p w14:paraId="0C483477" w14:textId="45C7BC31" w:rsidR="00E17625" w:rsidRDefault="00E17625">
      <w:r>
        <w:br w:type="page"/>
      </w:r>
    </w:p>
    <w:p w14:paraId="1A8B88F5" w14:textId="77777777" w:rsidR="00427806" w:rsidRDefault="00427806" w:rsidP="00427806"/>
    <w:p w14:paraId="52D3595F" w14:textId="07A0EE82" w:rsidR="00427806" w:rsidRDefault="00421C11" w:rsidP="00427806">
      <w:r>
        <w:rPr>
          <w:noProof/>
          <w:lang w:eastAsia="en-AU"/>
        </w:rPr>
        <w:drawing>
          <wp:inline distT="0" distB="0" distL="0" distR="0" wp14:anchorId="43EA9DA9" wp14:editId="4118A9AC">
            <wp:extent cx="4349578" cy="19844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4776" cy="1991375"/>
                    </a:xfrm>
                    <a:prstGeom prst="rect">
                      <a:avLst/>
                    </a:prstGeom>
                  </pic:spPr>
                </pic:pic>
              </a:graphicData>
            </a:graphic>
          </wp:inline>
        </w:drawing>
      </w:r>
    </w:p>
    <w:p w14:paraId="30E12457" w14:textId="7DD3D198" w:rsidR="00E17625" w:rsidRDefault="00E17625" w:rsidP="00427806">
      <w:r>
        <w:rPr>
          <w:noProof/>
          <w:lang w:eastAsia="en-AU"/>
        </w:rPr>
        <w:drawing>
          <wp:inline distT="0" distB="0" distL="0" distR="0" wp14:anchorId="421CA489" wp14:editId="728DBC05">
            <wp:extent cx="4363700" cy="19908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7882" cy="1992792"/>
                    </a:xfrm>
                    <a:prstGeom prst="rect">
                      <a:avLst/>
                    </a:prstGeom>
                  </pic:spPr>
                </pic:pic>
              </a:graphicData>
            </a:graphic>
          </wp:inline>
        </w:drawing>
      </w:r>
    </w:p>
    <w:p w14:paraId="053E1E6D" w14:textId="434BB049" w:rsidR="00E17625" w:rsidRDefault="00E17625" w:rsidP="00427806">
      <w:r>
        <w:rPr>
          <w:noProof/>
          <w:lang w:eastAsia="en-AU"/>
        </w:rPr>
        <w:drawing>
          <wp:inline distT="0" distB="0" distL="0" distR="0" wp14:anchorId="49B6BBA2" wp14:editId="3ED96943">
            <wp:extent cx="4395475" cy="2005381"/>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9140" cy="2007053"/>
                    </a:xfrm>
                    <a:prstGeom prst="rect">
                      <a:avLst/>
                    </a:prstGeom>
                  </pic:spPr>
                </pic:pic>
              </a:graphicData>
            </a:graphic>
          </wp:inline>
        </w:drawing>
      </w:r>
    </w:p>
    <w:p w14:paraId="735670C9" w14:textId="03E90E09" w:rsidR="00427806" w:rsidRDefault="00427806" w:rsidP="00427806">
      <w:pPr>
        <w:pStyle w:val="Caption"/>
      </w:pPr>
      <w:r>
        <w:t xml:space="preserve">Figure </w:t>
      </w:r>
      <w:r>
        <w:rPr>
          <w:noProof/>
        </w:rPr>
        <w:fldChar w:fldCharType="begin"/>
      </w:r>
      <w:r>
        <w:rPr>
          <w:noProof/>
        </w:rPr>
        <w:instrText xml:space="preserve"> SEQ Figure \* ARABIC </w:instrText>
      </w:r>
      <w:r>
        <w:rPr>
          <w:noProof/>
        </w:rPr>
        <w:fldChar w:fldCharType="separate"/>
      </w:r>
      <w:r w:rsidR="009D1A57">
        <w:rPr>
          <w:noProof/>
        </w:rPr>
        <w:t>15</w:t>
      </w:r>
      <w:r>
        <w:rPr>
          <w:noProof/>
        </w:rPr>
        <w:fldChar w:fldCharType="end"/>
      </w:r>
      <w:r>
        <w:t>. Multiway comparison of OMgridB19.5 model characteristics, comparing stock status and indices of numerical problems with catch calculations.</w:t>
      </w:r>
      <w:r w:rsidR="00E17625">
        <w:t xml:space="preserve"> Top panel is the full 144 model grid, middle panel is the subset of 104 models in which the catch penalty &lt; 0.1, </w:t>
      </w:r>
      <w:proofErr w:type="gramStart"/>
      <w:r w:rsidR="00E17625">
        <w:t>bottom</w:t>
      </w:r>
      <w:proofErr w:type="gramEnd"/>
      <w:r w:rsidR="00E17625">
        <w:t xml:space="preserve"> panel is 84 models with catch penalty &lt; 0.00001.</w:t>
      </w:r>
    </w:p>
    <w:p w14:paraId="11187BEA" w14:textId="77777777" w:rsidR="00427806" w:rsidRPr="00427806" w:rsidRDefault="00427806" w:rsidP="00427806"/>
    <w:p w14:paraId="0D933612" w14:textId="55209EA5" w:rsidR="00A24542" w:rsidRDefault="00A24542" w:rsidP="003039A5">
      <w:pPr>
        <w:pStyle w:val="Caption"/>
      </w:pPr>
      <w:r>
        <w:br w:type="page"/>
      </w:r>
    </w:p>
    <w:p w14:paraId="638E1087" w14:textId="69A309DA" w:rsidR="00A24542" w:rsidRDefault="001B0812" w:rsidP="00A24542">
      <w:pPr>
        <w:rPr>
          <w:noProof/>
          <w:lang w:eastAsia="en-AU"/>
        </w:rPr>
      </w:pPr>
      <w:r>
        <w:lastRenderedPageBreak/>
        <w:t>B19.0</w:t>
      </w:r>
      <w:r w:rsidR="008E6FA9" w:rsidRPr="008E6FA9">
        <w:rPr>
          <w:noProof/>
          <w:lang w:eastAsia="en-AU"/>
        </w:rPr>
        <w:t xml:space="preserve"> </w:t>
      </w:r>
      <w:r>
        <w:rPr>
          <w:noProof/>
          <w:lang w:eastAsia="en-AU"/>
        </w:rPr>
        <w:drawing>
          <wp:inline distT="0" distB="0" distL="0" distR="0" wp14:anchorId="2EBDEAA1" wp14:editId="7176A7DB">
            <wp:extent cx="4490798" cy="2048870"/>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9935" cy="2053039"/>
                    </a:xfrm>
                    <a:prstGeom prst="rect">
                      <a:avLst/>
                    </a:prstGeom>
                  </pic:spPr>
                </pic:pic>
              </a:graphicData>
            </a:graphic>
          </wp:inline>
        </w:drawing>
      </w:r>
      <w:r w:rsidR="00CE525B" w:rsidRPr="00CE525B">
        <w:rPr>
          <w:noProof/>
          <w:lang w:eastAsia="en-AU"/>
        </w:rPr>
        <w:t xml:space="preserve"> </w:t>
      </w:r>
    </w:p>
    <w:p w14:paraId="0697F333" w14:textId="700B4809" w:rsidR="00F9379C" w:rsidRDefault="00F9379C" w:rsidP="00A24542">
      <w:r>
        <w:rPr>
          <w:noProof/>
          <w:lang w:eastAsia="en-AU"/>
        </w:rPr>
        <w:t xml:space="preserve">B19.5 </w:t>
      </w:r>
      <w:r>
        <w:rPr>
          <w:noProof/>
          <w:lang w:eastAsia="en-AU"/>
        </w:rPr>
        <w:drawing>
          <wp:inline distT="0" distB="0" distL="0" distR="0" wp14:anchorId="7BD76A17" wp14:editId="605AEFD2">
            <wp:extent cx="4423719" cy="201826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4647" cy="2023253"/>
                    </a:xfrm>
                    <a:prstGeom prst="rect">
                      <a:avLst/>
                    </a:prstGeom>
                  </pic:spPr>
                </pic:pic>
              </a:graphicData>
            </a:graphic>
          </wp:inline>
        </w:drawing>
      </w:r>
    </w:p>
    <w:p w14:paraId="5C1CE987" w14:textId="77777777" w:rsidR="008A0633" w:rsidRDefault="00105637" w:rsidP="00841641">
      <w:r>
        <w:t>B19.2</w:t>
      </w:r>
      <w:r w:rsidR="00B72DC2" w:rsidRPr="00B72DC2">
        <w:rPr>
          <w:noProof/>
          <w:lang w:eastAsia="en-AU"/>
        </w:rPr>
        <w:t xml:space="preserve"> </w:t>
      </w:r>
      <w:r w:rsidR="00B72DC2">
        <w:rPr>
          <w:noProof/>
          <w:lang w:eastAsia="en-AU"/>
        </w:rPr>
        <w:drawing>
          <wp:inline distT="0" distB="0" distL="0" distR="0" wp14:anchorId="1C776DD3" wp14:editId="2CBCF28C">
            <wp:extent cx="4479782" cy="17584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5235" cy="1760601"/>
                    </a:xfrm>
                    <a:prstGeom prst="rect">
                      <a:avLst/>
                    </a:prstGeom>
                  </pic:spPr>
                </pic:pic>
              </a:graphicData>
            </a:graphic>
          </wp:inline>
        </w:drawing>
      </w:r>
    </w:p>
    <w:p w14:paraId="5C37BBC1" w14:textId="77777777" w:rsidR="00A24542" w:rsidRDefault="00105637" w:rsidP="00841641">
      <w:r>
        <w:t>B19.3</w:t>
      </w:r>
      <w:r w:rsidR="00580087">
        <w:rPr>
          <w:noProof/>
          <w:lang w:eastAsia="en-AU"/>
        </w:rPr>
        <w:drawing>
          <wp:inline distT="0" distB="0" distL="0" distR="0" wp14:anchorId="67B1B5DB" wp14:editId="279A79F6">
            <wp:extent cx="4572000" cy="17946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9386" cy="1801484"/>
                    </a:xfrm>
                    <a:prstGeom prst="rect">
                      <a:avLst/>
                    </a:prstGeom>
                  </pic:spPr>
                </pic:pic>
              </a:graphicData>
            </a:graphic>
          </wp:inline>
        </w:drawing>
      </w:r>
    </w:p>
    <w:p w14:paraId="612AC18A" w14:textId="77777777" w:rsidR="00CA6EE7" w:rsidRDefault="00105637" w:rsidP="00841641">
      <w:r>
        <w:lastRenderedPageBreak/>
        <w:t>B19.4</w:t>
      </w:r>
      <w:r w:rsidR="00CA6EE7">
        <w:rPr>
          <w:noProof/>
          <w:lang w:eastAsia="en-AU"/>
        </w:rPr>
        <w:drawing>
          <wp:inline distT="0" distB="0" distL="0" distR="0" wp14:anchorId="6C459F51" wp14:editId="45FDD52B">
            <wp:extent cx="4597400" cy="1804629"/>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309" cy="1813229"/>
                    </a:xfrm>
                    <a:prstGeom prst="rect">
                      <a:avLst/>
                    </a:prstGeom>
                  </pic:spPr>
                </pic:pic>
              </a:graphicData>
            </a:graphic>
          </wp:inline>
        </w:drawing>
      </w:r>
    </w:p>
    <w:p w14:paraId="404FB096" w14:textId="77777777" w:rsidR="00E954D3" w:rsidRDefault="00A24542" w:rsidP="00A24542">
      <w:pPr>
        <w:pStyle w:val="Caption"/>
        <w:rPr>
          <w:noProof/>
          <w:lang w:eastAsia="en-AU"/>
        </w:rPr>
      </w:pPr>
      <w:bookmarkStart w:id="34" w:name="_Ref536003600"/>
      <w:r>
        <w:t xml:space="preserve">Figure </w:t>
      </w:r>
      <w:r w:rsidR="004F6F57">
        <w:rPr>
          <w:noProof/>
        </w:rPr>
        <w:fldChar w:fldCharType="begin"/>
      </w:r>
      <w:r w:rsidR="004F6F57">
        <w:rPr>
          <w:noProof/>
        </w:rPr>
        <w:instrText xml:space="preserve"> SEQ Figure \* ARABIC </w:instrText>
      </w:r>
      <w:r w:rsidR="004F6F57">
        <w:rPr>
          <w:noProof/>
        </w:rPr>
        <w:fldChar w:fldCharType="separate"/>
      </w:r>
      <w:r w:rsidR="009D1A57">
        <w:rPr>
          <w:noProof/>
        </w:rPr>
        <w:t>16</w:t>
      </w:r>
      <w:r w:rsidR="004F6F57">
        <w:rPr>
          <w:noProof/>
        </w:rPr>
        <w:fldChar w:fldCharType="end"/>
      </w:r>
      <w:bookmarkEnd w:id="34"/>
      <w:r>
        <w:t>. Comparison of CPUE fit among BET OM ensembles.</w:t>
      </w:r>
    </w:p>
    <w:p w14:paraId="4C364215" w14:textId="77777777" w:rsidR="00A24542" w:rsidRDefault="00A24542" w:rsidP="00841641">
      <w:pPr>
        <w:rPr>
          <w:noProof/>
          <w:lang w:eastAsia="en-AU"/>
        </w:rPr>
      </w:pPr>
    </w:p>
    <w:p w14:paraId="5892066E" w14:textId="77777777" w:rsidR="00A24542" w:rsidRDefault="00A24542">
      <w:r>
        <w:br w:type="page"/>
      </w:r>
    </w:p>
    <w:p w14:paraId="750D8BE4" w14:textId="77777777" w:rsidR="00A24542" w:rsidRDefault="00A24542" w:rsidP="00841641"/>
    <w:p w14:paraId="23BC932E" w14:textId="76D8B9D9" w:rsidR="00C15DDC" w:rsidRDefault="00B72DC2" w:rsidP="00841641">
      <w:pPr>
        <w:rPr>
          <w:noProof/>
          <w:lang w:eastAsia="en-AU"/>
        </w:rPr>
      </w:pPr>
      <w:r>
        <w:t>B19.</w:t>
      </w:r>
      <w:r w:rsidR="001B0812">
        <w:t>0</w:t>
      </w:r>
      <w:r w:rsidR="00CE525B" w:rsidRPr="00CE525B">
        <w:rPr>
          <w:noProof/>
          <w:lang w:eastAsia="en-AU"/>
        </w:rPr>
        <w:t xml:space="preserve"> </w:t>
      </w:r>
      <w:r w:rsidR="001B0812">
        <w:rPr>
          <w:noProof/>
          <w:lang w:eastAsia="en-AU"/>
        </w:rPr>
        <w:drawing>
          <wp:inline distT="0" distB="0" distL="0" distR="0" wp14:anchorId="4C278E3A" wp14:editId="630C31BF">
            <wp:extent cx="4081260" cy="186202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3239" cy="1862927"/>
                    </a:xfrm>
                    <a:prstGeom prst="rect">
                      <a:avLst/>
                    </a:prstGeom>
                  </pic:spPr>
                </pic:pic>
              </a:graphicData>
            </a:graphic>
          </wp:inline>
        </w:drawing>
      </w:r>
    </w:p>
    <w:p w14:paraId="1BAF3A56" w14:textId="66340007" w:rsidR="00F9379C" w:rsidRDefault="00F9379C" w:rsidP="00841641">
      <w:r>
        <w:rPr>
          <w:noProof/>
          <w:lang w:eastAsia="en-AU"/>
        </w:rPr>
        <w:t xml:space="preserve">B19.5 </w:t>
      </w:r>
      <w:r>
        <w:rPr>
          <w:noProof/>
          <w:lang w:eastAsia="en-AU"/>
        </w:rPr>
        <w:drawing>
          <wp:inline distT="0" distB="0" distL="0" distR="0" wp14:anchorId="73F201CE" wp14:editId="05CE933C">
            <wp:extent cx="4098913" cy="18700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3380" cy="1876678"/>
                    </a:xfrm>
                    <a:prstGeom prst="rect">
                      <a:avLst/>
                    </a:prstGeom>
                  </pic:spPr>
                </pic:pic>
              </a:graphicData>
            </a:graphic>
          </wp:inline>
        </w:drawing>
      </w:r>
    </w:p>
    <w:p w14:paraId="14670E2D" w14:textId="77777777" w:rsidR="00A24542" w:rsidRDefault="00A24542" w:rsidP="00A24542">
      <w:r>
        <w:t>B19.2</w:t>
      </w:r>
      <w:r w:rsidR="0016443D" w:rsidRPr="0016443D">
        <w:rPr>
          <w:noProof/>
          <w:lang w:eastAsia="en-AU"/>
        </w:rPr>
        <w:t xml:space="preserve"> </w:t>
      </w:r>
      <w:r w:rsidR="0016443D">
        <w:rPr>
          <w:noProof/>
          <w:lang w:eastAsia="en-AU"/>
        </w:rPr>
        <w:drawing>
          <wp:inline distT="0" distB="0" distL="0" distR="0" wp14:anchorId="0F1B5949" wp14:editId="273CFA92">
            <wp:extent cx="4086665" cy="16607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1996" cy="1662911"/>
                    </a:xfrm>
                    <a:prstGeom prst="rect">
                      <a:avLst/>
                    </a:prstGeom>
                  </pic:spPr>
                </pic:pic>
              </a:graphicData>
            </a:graphic>
          </wp:inline>
        </w:drawing>
      </w:r>
    </w:p>
    <w:p w14:paraId="50978C3E" w14:textId="77777777" w:rsidR="00580087" w:rsidRDefault="00B72DC2" w:rsidP="00A24542">
      <w:r>
        <w:t>B19.3</w:t>
      </w:r>
      <w:r w:rsidR="00580087">
        <w:rPr>
          <w:noProof/>
          <w:lang w:eastAsia="en-AU"/>
        </w:rPr>
        <w:drawing>
          <wp:inline distT="0" distB="0" distL="0" distR="0" wp14:anchorId="69657D97" wp14:editId="758FFFCA">
            <wp:extent cx="4093698" cy="160690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1509" cy="1625676"/>
                    </a:xfrm>
                    <a:prstGeom prst="rect">
                      <a:avLst/>
                    </a:prstGeom>
                  </pic:spPr>
                </pic:pic>
              </a:graphicData>
            </a:graphic>
          </wp:inline>
        </w:drawing>
      </w:r>
    </w:p>
    <w:p w14:paraId="60EC13B1" w14:textId="77777777" w:rsidR="00CA6EE7" w:rsidRDefault="00B72DC2" w:rsidP="00A24542">
      <w:r>
        <w:lastRenderedPageBreak/>
        <w:t>B19.4</w:t>
      </w:r>
      <w:r w:rsidR="00CA6EE7">
        <w:rPr>
          <w:noProof/>
          <w:lang w:eastAsia="en-AU"/>
        </w:rPr>
        <w:drawing>
          <wp:inline distT="0" distB="0" distL="0" distR="0" wp14:anchorId="3054E4D7" wp14:editId="43DBDAB5">
            <wp:extent cx="4079631" cy="16013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0556" cy="1609602"/>
                    </a:xfrm>
                    <a:prstGeom prst="rect">
                      <a:avLst/>
                    </a:prstGeom>
                  </pic:spPr>
                </pic:pic>
              </a:graphicData>
            </a:graphic>
          </wp:inline>
        </w:drawing>
      </w:r>
    </w:p>
    <w:p w14:paraId="5BBC6017" w14:textId="77777777" w:rsidR="00A24542" w:rsidRDefault="00A24542" w:rsidP="00A24542">
      <w:pPr>
        <w:pStyle w:val="Caption"/>
      </w:pPr>
      <w:r>
        <w:t xml:space="preserve">Figure </w:t>
      </w:r>
      <w:r w:rsidR="004F6F57">
        <w:rPr>
          <w:noProof/>
        </w:rPr>
        <w:fldChar w:fldCharType="begin"/>
      </w:r>
      <w:r w:rsidR="004F6F57">
        <w:rPr>
          <w:noProof/>
        </w:rPr>
        <w:instrText xml:space="preserve"> SEQ Figure \* ARABIC </w:instrText>
      </w:r>
      <w:r w:rsidR="004F6F57">
        <w:rPr>
          <w:noProof/>
        </w:rPr>
        <w:fldChar w:fldCharType="separate"/>
      </w:r>
      <w:r w:rsidR="009D1A57">
        <w:rPr>
          <w:noProof/>
        </w:rPr>
        <w:t>17</w:t>
      </w:r>
      <w:r w:rsidR="004F6F57">
        <w:rPr>
          <w:noProof/>
        </w:rPr>
        <w:fldChar w:fldCharType="end"/>
      </w:r>
      <w:r>
        <w:t>. Comparison of CL fit among BET OM ensembles.</w:t>
      </w:r>
    </w:p>
    <w:p w14:paraId="64BF36AF" w14:textId="77777777" w:rsidR="00A24542" w:rsidRPr="00A24542" w:rsidRDefault="00A24542" w:rsidP="00A24542"/>
    <w:p w14:paraId="16A1B9BC" w14:textId="77777777" w:rsidR="00E954D3" w:rsidRDefault="00E954D3" w:rsidP="00841641"/>
    <w:p w14:paraId="555F12D3" w14:textId="77777777" w:rsidR="00A24542" w:rsidRDefault="00A24542">
      <w:r>
        <w:br w:type="page"/>
      </w:r>
    </w:p>
    <w:p w14:paraId="3B6204F7" w14:textId="221BF092" w:rsidR="00E954D3" w:rsidRDefault="001B0812" w:rsidP="00841641">
      <w:pPr>
        <w:rPr>
          <w:noProof/>
          <w:lang w:eastAsia="en-AU"/>
        </w:rPr>
      </w:pPr>
      <w:r>
        <w:lastRenderedPageBreak/>
        <w:t xml:space="preserve">B19.0 </w:t>
      </w:r>
      <w:r>
        <w:rPr>
          <w:noProof/>
          <w:lang w:eastAsia="en-AU"/>
        </w:rPr>
        <w:drawing>
          <wp:inline distT="0" distB="0" distL="0" distR="0" wp14:anchorId="24E8E39D" wp14:editId="57DDD6EF">
            <wp:extent cx="4510885" cy="1976833"/>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6815" cy="1979432"/>
                    </a:xfrm>
                    <a:prstGeom prst="rect">
                      <a:avLst/>
                    </a:prstGeom>
                  </pic:spPr>
                </pic:pic>
              </a:graphicData>
            </a:graphic>
          </wp:inline>
        </w:drawing>
      </w:r>
      <w:r w:rsidR="00CE525B" w:rsidRPr="00CE525B">
        <w:rPr>
          <w:noProof/>
          <w:lang w:eastAsia="en-AU"/>
        </w:rPr>
        <w:t xml:space="preserve"> </w:t>
      </w:r>
    </w:p>
    <w:p w14:paraId="24A149BE" w14:textId="020E0B21" w:rsidR="00F9379C" w:rsidRDefault="00F9379C" w:rsidP="00841641">
      <w:r>
        <w:rPr>
          <w:noProof/>
          <w:lang w:eastAsia="en-AU"/>
        </w:rPr>
        <w:t>B19.5</w:t>
      </w:r>
      <w:r>
        <w:rPr>
          <w:noProof/>
          <w:lang w:eastAsia="en-AU"/>
        </w:rPr>
        <w:drawing>
          <wp:inline distT="0" distB="0" distL="0" distR="0" wp14:anchorId="6FCDB518" wp14:editId="0414C872">
            <wp:extent cx="4536695" cy="206981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7213" cy="2074610"/>
                    </a:xfrm>
                    <a:prstGeom prst="rect">
                      <a:avLst/>
                    </a:prstGeom>
                  </pic:spPr>
                </pic:pic>
              </a:graphicData>
            </a:graphic>
          </wp:inline>
        </w:drawing>
      </w:r>
    </w:p>
    <w:p w14:paraId="3A65492E" w14:textId="77777777" w:rsidR="00727B00" w:rsidRDefault="00DA412F" w:rsidP="00A24542">
      <w:r>
        <w:t>B19.2</w:t>
      </w:r>
      <w:r>
        <w:rPr>
          <w:noProof/>
          <w:lang w:eastAsia="en-AU"/>
        </w:rPr>
        <w:drawing>
          <wp:inline distT="0" distB="0" distL="0" distR="0" wp14:anchorId="64DCCAE9" wp14:editId="056135EC">
            <wp:extent cx="4522763" cy="17753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1804" cy="1782805"/>
                    </a:xfrm>
                    <a:prstGeom prst="rect">
                      <a:avLst/>
                    </a:prstGeom>
                  </pic:spPr>
                </pic:pic>
              </a:graphicData>
            </a:graphic>
          </wp:inline>
        </w:drawing>
      </w:r>
    </w:p>
    <w:p w14:paraId="5AB52E32" w14:textId="77777777" w:rsidR="00580087" w:rsidRDefault="00DA412F" w:rsidP="00A24542">
      <w:r>
        <w:t>B19.3</w:t>
      </w:r>
      <w:r w:rsidR="00580087">
        <w:rPr>
          <w:noProof/>
          <w:lang w:eastAsia="en-AU"/>
        </w:rPr>
        <w:drawing>
          <wp:inline distT="0" distB="0" distL="0" distR="0" wp14:anchorId="7D5E5A13" wp14:editId="27B285B6">
            <wp:extent cx="4572000" cy="1794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7753" cy="1808694"/>
                    </a:xfrm>
                    <a:prstGeom prst="rect">
                      <a:avLst/>
                    </a:prstGeom>
                  </pic:spPr>
                </pic:pic>
              </a:graphicData>
            </a:graphic>
          </wp:inline>
        </w:drawing>
      </w:r>
    </w:p>
    <w:p w14:paraId="73BA0EC0" w14:textId="77777777" w:rsidR="00CA6EE7" w:rsidRDefault="00DA412F" w:rsidP="00A24542">
      <w:r>
        <w:lastRenderedPageBreak/>
        <w:t>B19.4</w:t>
      </w:r>
      <w:r w:rsidR="00CA6EE7">
        <w:rPr>
          <w:noProof/>
          <w:lang w:eastAsia="en-AU"/>
        </w:rPr>
        <w:drawing>
          <wp:inline distT="0" distB="0" distL="0" distR="0" wp14:anchorId="06C065DF" wp14:editId="1E10CBD2">
            <wp:extent cx="4600135" cy="180570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1162" cy="1813957"/>
                    </a:xfrm>
                    <a:prstGeom prst="rect">
                      <a:avLst/>
                    </a:prstGeom>
                  </pic:spPr>
                </pic:pic>
              </a:graphicData>
            </a:graphic>
          </wp:inline>
        </w:drawing>
      </w:r>
    </w:p>
    <w:p w14:paraId="43D4CCBE" w14:textId="77777777" w:rsidR="00A24542" w:rsidRDefault="00A24542" w:rsidP="00A24542">
      <w:pPr>
        <w:pStyle w:val="Caption"/>
        <w:rPr>
          <w:noProof/>
          <w:lang w:eastAsia="en-AU"/>
        </w:rPr>
      </w:pPr>
      <w:r>
        <w:t xml:space="preserve">Figure </w:t>
      </w:r>
      <w:r w:rsidR="004F6F57">
        <w:rPr>
          <w:noProof/>
        </w:rPr>
        <w:fldChar w:fldCharType="begin"/>
      </w:r>
      <w:r w:rsidR="004F6F57">
        <w:rPr>
          <w:noProof/>
        </w:rPr>
        <w:instrText xml:space="preserve"> SEQ Figure \* ARABIC </w:instrText>
      </w:r>
      <w:r w:rsidR="004F6F57">
        <w:rPr>
          <w:noProof/>
        </w:rPr>
        <w:fldChar w:fldCharType="separate"/>
      </w:r>
      <w:r w:rsidR="009D1A57">
        <w:rPr>
          <w:noProof/>
        </w:rPr>
        <w:t>18</w:t>
      </w:r>
      <w:r w:rsidR="004F6F57">
        <w:rPr>
          <w:noProof/>
        </w:rPr>
        <w:fldChar w:fldCharType="end"/>
      </w:r>
      <w:r>
        <w:t>. Comparison of Recruitment Deviation magnitude among BET OM ensembles.</w:t>
      </w:r>
    </w:p>
    <w:p w14:paraId="55BF6B91" w14:textId="77777777" w:rsidR="00A24542" w:rsidRDefault="00A24542" w:rsidP="00841641"/>
    <w:p w14:paraId="2B8E6BA6" w14:textId="77777777" w:rsidR="00A24542" w:rsidRDefault="00A24542">
      <w:r>
        <w:br w:type="page"/>
      </w:r>
    </w:p>
    <w:p w14:paraId="11C48E35" w14:textId="503B0A8B" w:rsidR="008A0633" w:rsidRDefault="00DA412F" w:rsidP="00841641">
      <w:pPr>
        <w:rPr>
          <w:noProof/>
          <w:lang w:eastAsia="en-AU"/>
        </w:rPr>
      </w:pPr>
      <w:r>
        <w:lastRenderedPageBreak/>
        <w:t>B19.</w:t>
      </w:r>
      <w:r w:rsidR="001B0812">
        <w:t>0</w:t>
      </w:r>
      <w:r w:rsidR="008E6FA9" w:rsidRPr="008E6FA9">
        <w:rPr>
          <w:noProof/>
          <w:lang w:eastAsia="en-AU"/>
        </w:rPr>
        <w:t xml:space="preserve"> </w:t>
      </w:r>
      <w:r w:rsidR="001B0812">
        <w:rPr>
          <w:noProof/>
          <w:lang w:eastAsia="en-AU"/>
        </w:rPr>
        <w:drawing>
          <wp:inline distT="0" distB="0" distL="0" distR="0" wp14:anchorId="5FE7FD11" wp14:editId="5F831B0A">
            <wp:extent cx="4519166" cy="20618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2064" cy="2063135"/>
                    </a:xfrm>
                    <a:prstGeom prst="rect">
                      <a:avLst/>
                    </a:prstGeom>
                  </pic:spPr>
                </pic:pic>
              </a:graphicData>
            </a:graphic>
          </wp:inline>
        </w:drawing>
      </w:r>
      <w:r w:rsidR="00CE525B" w:rsidRPr="00CE525B">
        <w:rPr>
          <w:noProof/>
          <w:lang w:eastAsia="en-AU"/>
        </w:rPr>
        <w:t xml:space="preserve"> </w:t>
      </w:r>
    </w:p>
    <w:p w14:paraId="1D19535A" w14:textId="2A54FA46" w:rsidR="00F9379C" w:rsidRDefault="00F9379C" w:rsidP="00841641">
      <w:r>
        <w:rPr>
          <w:noProof/>
          <w:lang w:eastAsia="en-AU"/>
        </w:rPr>
        <w:t xml:space="preserve">B19.5 </w:t>
      </w:r>
      <w:r>
        <w:rPr>
          <w:noProof/>
          <w:lang w:eastAsia="en-AU"/>
        </w:rPr>
        <w:drawing>
          <wp:inline distT="0" distB="0" distL="0" distR="0" wp14:anchorId="191214E4" wp14:editId="46882DDC">
            <wp:extent cx="4487268" cy="20472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8253" cy="2052272"/>
                    </a:xfrm>
                    <a:prstGeom prst="rect">
                      <a:avLst/>
                    </a:prstGeom>
                  </pic:spPr>
                </pic:pic>
              </a:graphicData>
            </a:graphic>
          </wp:inline>
        </w:drawing>
      </w:r>
    </w:p>
    <w:p w14:paraId="3C9044FF" w14:textId="77777777" w:rsidR="00A24542" w:rsidRDefault="00A24542" w:rsidP="00A24542">
      <w:r>
        <w:t>B19.2</w:t>
      </w:r>
      <w:r w:rsidR="00DA412F" w:rsidRPr="00DA412F">
        <w:rPr>
          <w:noProof/>
          <w:lang w:eastAsia="en-AU"/>
        </w:rPr>
        <w:t xml:space="preserve"> </w:t>
      </w:r>
      <w:r w:rsidR="00DA412F">
        <w:rPr>
          <w:noProof/>
          <w:lang w:eastAsia="en-AU"/>
        </w:rPr>
        <w:drawing>
          <wp:inline distT="0" distB="0" distL="0" distR="0" wp14:anchorId="4D06971B" wp14:editId="417B63A7">
            <wp:extent cx="4514850" cy="17722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5808" cy="1776527"/>
                    </a:xfrm>
                    <a:prstGeom prst="rect">
                      <a:avLst/>
                    </a:prstGeom>
                  </pic:spPr>
                </pic:pic>
              </a:graphicData>
            </a:graphic>
          </wp:inline>
        </w:drawing>
      </w:r>
    </w:p>
    <w:p w14:paraId="05B3B7E4" w14:textId="77777777" w:rsidR="00580087" w:rsidRDefault="00DA412F" w:rsidP="00A24542">
      <w:r>
        <w:t>B19.3</w:t>
      </w:r>
      <w:r w:rsidR="00580087">
        <w:rPr>
          <w:noProof/>
          <w:lang w:eastAsia="en-AU"/>
        </w:rPr>
        <w:drawing>
          <wp:inline distT="0" distB="0" distL="0" distR="0" wp14:anchorId="73B1E92E" wp14:editId="0B4B7DC7">
            <wp:extent cx="4593101" cy="180294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3733" cy="1811042"/>
                    </a:xfrm>
                    <a:prstGeom prst="rect">
                      <a:avLst/>
                    </a:prstGeom>
                  </pic:spPr>
                </pic:pic>
              </a:graphicData>
            </a:graphic>
          </wp:inline>
        </w:drawing>
      </w:r>
    </w:p>
    <w:p w14:paraId="5AA263B8" w14:textId="77777777" w:rsidR="00CA6EE7" w:rsidRDefault="00CA6EE7" w:rsidP="00CA6EE7">
      <w:r>
        <w:lastRenderedPageBreak/>
        <w:t>B19.4</w:t>
      </w:r>
      <w:r w:rsidR="00DA412F" w:rsidRPr="00DA412F">
        <w:rPr>
          <w:noProof/>
          <w:lang w:eastAsia="en-AU"/>
        </w:rPr>
        <w:t xml:space="preserve"> </w:t>
      </w:r>
      <w:r w:rsidR="00DA412F">
        <w:rPr>
          <w:noProof/>
          <w:lang w:eastAsia="en-AU"/>
        </w:rPr>
        <w:drawing>
          <wp:inline distT="0" distB="0" distL="0" distR="0" wp14:anchorId="6A24FCB4" wp14:editId="1C28EDC7">
            <wp:extent cx="4603750" cy="1807123"/>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7050" cy="1812344"/>
                    </a:xfrm>
                    <a:prstGeom prst="rect">
                      <a:avLst/>
                    </a:prstGeom>
                  </pic:spPr>
                </pic:pic>
              </a:graphicData>
            </a:graphic>
          </wp:inline>
        </w:drawing>
      </w:r>
    </w:p>
    <w:p w14:paraId="22D86509" w14:textId="77777777" w:rsidR="00CA6EE7" w:rsidRDefault="00CA6EE7" w:rsidP="00A24542"/>
    <w:p w14:paraId="62A8BFEB" w14:textId="77777777" w:rsidR="00A24542" w:rsidRDefault="00A24542" w:rsidP="00A24542">
      <w:pPr>
        <w:pStyle w:val="Caption"/>
        <w:rPr>
          <w:noProof/>
          <w:lang w:eastAsia="en-AU"/>
        </w:rPr>
      </w:pPr>
      <w:bookmarkStart w:id="35" w:name="_Ref536017681"/>
      <w:r>
        <w:t xml:space="preserve">Figure </w:t>
      </w:r>
      <w:r w:rsidR="004F6F57">
        <w:rPr>
          <w:noProof/>
        </w:rPr>
        <w:fldChar w:fldCharType="begin"/>
      </w:r>
      <w:r w:rsidR="004F6F57">
        <w:rPr>
          <w:noProof/>
        </w:rPr>
        <w:instrText xml:space="preserve"> SEQ Figure \* ARABIC </w:instrText>
      </w:r>
      <w:r w:rsidR="004F6F57">
        <w:rPr>
          <w:noProof/>
        </w:rPr>
        <w:fldChar w:fldCharType="separate"/>
      </w:r>
      <w:r w:rsidR="009D1A57">
        <w:rPr>
          <w:noProof/>
        </w:rPr>
        <w:t>19</w:t>
      </w:r>
      <w:r w:rsidR="004F6F57">
        <w:rPr>
          <w:noProof/>
        </w:rPr>
        <w:fldChar w:fldCharType="end"/>
      </w:r>
      <w:bookmarkEnd w:id="35"/>
      <w:r>
        <w:t>. Comparison of estimated current depletion among BET OM ensembles.</w:t>
      </w:r>
    </w:p>
    <w:p w14:paraId="7ED7764E" w14:textId="77777777" w:rsidR="00A24542" w:rsidRDefault="00A24542" w:rsidP="00A24542"/>
    <w:p w14:paraId="2AE289AB" w14:textId="77777777" w:rsidR="00A24542" w:rsidRDefault="00A24542" w:rsidP="00841641"/>
    <w:p w14:paraId="500D3613" w14:textId="4339662F" w:rsidR="00A24542" w:rsidRDefault="001B0812" w:rsidP="00A24542">
      <w:pPr>
        <w:rPr>
          <w:noProof/>
          <w:lang w:eastAsia="en-AU"/>
        </w:rPr>
      </w:pPr>
      <w:r>
        <w:t>B19.0</w:t>
      </w:r>
      <w:r w:rsidR="008E6FA9" w:rsidRPr="008E6FA9">
        <w:rPr>
          <w:noProof/>
          <w:lang w:eastAsia="en-AU"/>
        </w:rPr>
        <w:t xml:space="preserve"> </w:t>
      </w:r>
      <w:r>
        <w:rPr>
          <w:noProof/>
          <w:lang w:eastAsia="en-AU"/>
        </w:rPr>
        <w:drawing>
          <wp:inline distT="0" distB="0" distL="0" distR="0" wp14:anchorId="0C11EB0D" wp14:editId="6ABCBBCF">
            <wp:extent cx="4536695" cy="206981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9487" cy="2075646"/>
                    </a:xfrm>
                    <a:prstGeom prst="rect">
                      <a:avLst/>
                    </a:prstGeom>
                  </pic:spPr>
                </pic:pic>
              </a:graphicData>
            </a:graphic>
          </wp:inline>
        </w:drawing>
      </w:r>
      <w:r w:rsidR="00DA412F" w:rsidRPr="00DA412F">
        <w:rPr>
          <w:noProof/>
          <w:lang w:eastAsia="en-AU"/>
        </w:rPr>
        <w:t xml:space="preserve"> </w:t>
      </w:r>
    </w:p>
    <w:p w14:paraId="60F30564" w14:textId="3D671426" w:rsidR="00F9379C" w:rsidRDefault="00F9379C" w:rsidP="00A24542">
      <w:r>
        <w:rPr>
          <w:noProof/>
          <w:lang w:eastAsia="en-AU"/>
        </w:rPr>
        <w:t xml:space="preserve">B19.5 </w:t>
      </w:r>
      <w:r>
        <w:rPr>
          <w:noProof/>
          <w:lang w:eastAsia="en-AU"/>
        </w:rPr>
        <w:drawing>
          <wp:inline distT="0" distB="0" distL="0" distR="0" wp14:anchorId="367CDB42" wp14:editId="66FBC235">
            <wp:extent cx="4533164" cy="2068199"/>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5332" cy="2073751"/>
                    </a:xfrm>
                    <a:prstGeom prst="rect">
                      <a:avLst/>
                    </a:prstGeom>
                  </pic:spPr>
                </pic:pic>
              </a:graphicData>
            </a:graphic>
          </wp:inline>
        </w:drawing>
      </w:r>
    </w:p>
    <w:p w14:paraId="25E04AE6" w14:textId="77777777" w:rsidR="00A24542" w:rsidRDefault="00A24542" w:rsidP="00A24542">
      <w:r>
        <w:lastRenderedPageBreak/>
        <w:t>B19.2</w:t>
      </w:r>
      <w:r w:rsidR="00DA412F" w:rsidRPr="00DA412F">
        <w:rPr>
          <w:noProof/>
          <w:lang w:eastAsia="en-AU"/>
        </w:rPr>
        <w:t xml:space="preserve"> </w:t>
      </w:r>
      <w:r w:rsidR="00DA412F">
        <w:rPr>
          <w:noProof/>
          <w:lang w:eastAsia="en-AU"/>
        </w:rPr>
        <w:drawing>
          <wp:inline distT="0" distB="0" distL="0" distR="0" wp14:anchorId="2888FB2A" wp14:editId="2A1849FC">
            <wp:extent cx="4754880" cy="1866446"/>
            <wp:effectExtent l="0" t="0" r="762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9303" cy="1868182"/>
                    </a:xfrm>
                    <a:prstGeom prst="rect">
                      <a:avLst/>
                    </a:prstGeom>
                  </pic:spPr>
                </pic:pic>
              </a:graphicData>
            </a:graphic>
          </wp:inline>
        </w:drawing>
      </w:r>
    </w:p>
    <w:p w14:paraId="28A624C9" w14:textId="77777777" w:rsidR="00A24542" w:rsidRDefault="00DA412F" w:rsidP="00A24542">
      <w:r>
        <w:t>B19.3</w:t>
      </w:r>
      <w:r>
        <w:rPr>
          <w:noProof/>
          <w:lang w:eastAsia="en-AU"/>
        </w:rPr>
        <w:drawing>
          <wp:inline distT="0" distB="0" distL="0" distR="0" wp14:anchorId="00DB0638" wp14:editId="6D8A3243">
            <wp:extent cx="4747846" cy="186368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3052" cy="1869654"/>
                    </a:xfrm>
                    <a:prstGeom prst="rect">
                      <a:avLst/>
                    </a:prstGeom>
                  </pic:spPr>
                </pic:pic>
              </a:graphicData>
            </a:graphic>
          </wp:inline>
        </w:drawing>
      </w:r>
    </w:p>
    <w:p w14:paraId="08DDF496" w14:textId="77777777" w:rsidR="00CA6EE7" w:rsidRDefault="00DA412F" w:rsidP="00A24542">
      <w:r>
        <w:t>B19.4</w:t>
      </w:r>
      <w:r w:rsidR="00CA6EE7">
        <w:rPr>
          <w:noProof/>
          <w:lang w:eastAsia="en-AU"/>
        </w:rPr>
        <w:drawing>
          <wp:inline distT="0" distB="0" distL="0" distR="0" wp14:anchorId="69B71CB7" wp14:editId="30D57EE9">
            <wp:extent cx="4705643" cy="184711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5067" cy="1850818"/>
                    </a:xfrm>
                    <a:prstGeom prst="rect">
                      <a:avLst/>
                    </a:prstGeom>
                  </pic:spPr>
                </pic:pic>
              </a:graphicData>
            </a:graphic>
          </wp:inline>
        </w:drawing>
      </w:r>
    </w:p>
    <w:p w14:paraId="45FCCF7F" w14:textId="77777777" w:rsidR="00CA6EE7" w:rsidRDefault="00CA6EE7" w:rsidP="00A24542"/>
    <w:p w14:paraId="43B13031" w14:textId="600137C1" w:rsidR="001B0812" w:rsidRDefault="001B0812" w:rsidP="00A24542"/>
    <w:p w14:paraId="0EB10D09" w14:textId="77777777" w:rsidR="00A24542" w:rsidRDefault="00A24542" w:rsidP="00A24542">
      <w:pPr>
        <w:pStyle w:val="Caption"/>
      </w:pPr>
      <w:bookmarkStart w:id="36" w:name="_Ref536003605"/>
      <w:r>
        <w:t xml:space="preserve">Figure </w:t>
      </w:r>
      <w:r w:rsidR="004F6F57">
        <w:rPr>
          <w:noProof/>
        </w:rPr>
        <w:fldChar w:fldCharType="begin"/>
      </w:r>
      <w:r w:rsidR="004F6F57">
        <w:rPr>
          <w:noProof/>
        </w:rPr>
        <w:instrText xml:space="preserve"> SEQ Figure \* ARABIC </w:instrText>
      </w:r>
      <w:r w:rsidR="004F6F57">
        <w:rPr>
          <w:noProof/>
        </w:rPr>
        <w:fldChar w:fldCharType="separate"/>
      </w:r>
      <w:r w:rsidR="009D1A57">
        <w:rPr>
          <w:noProof/>
        </w:rPr>
        <w:t>20</w:t>
      </w:r>
      <w:r w:rsidR="004F6F57">
        <w:rPr>
          <w:noProof/>
        </w:rPr>
        <w:fldChar w:fldCharType="end"/>
      </w:r>
      <w:bookmarkEnd w:id="36"/>
      <w:r>
        <w:t>. Comparison of estimated MSY among BET OM ensembles.</w:t>
      </w:r>
    </w:p>
    <w:p w14:paraId="58E40458" w14:textId="77777777" w:rsidR="001B0812" w:rsidRDefault="001B0812" w:rsidP="001B0812"/>
    <w:p w14:paraId="3E877DCF" w14:textId="77777777" w:rsidR="001B0812" w:rsidRDefault="001B0812" w:rsidP="001B0812"/>
    <w:p w14:paraId="6EF23FDE" w14:textId="2BD45538" w:rsidR="001B0812" w:rsidRDefault="001B0812" w:rsidP="001B0812">
      <w:pPr>
        <w:rPr>
          <w:noProof/>
          <w:lang w:eastAsia="en-AU"/>
        </w:rPr>
      </w:pPr>
      <w:r>
        <w:lastRenderedPageBreak/>
        <w:t>B19.0</w:t>
      </w:r>
      <w:r w:rsidRPr="001B0812">
        <w:rPr>
          <w:noProof/>
          <w:lang w:eastAsia="en-AU"/>
        </w:rPr>
        <w:t xml:space="preserve"> </w:t>
      </w:r>
      <w:r>
        <w:rPr>
          <w:noProof/>
          <w:lang w:eastAsia="en-AU"/>
        </w:rPr>
        <w:drawing>
          <wp:inline distT="0" distB="0" distL="0" distR="0" wp14:anchorId="7E336AE7" wp14:editId="15990EAA">
            <wp:extent cx="4875623" cy="2224442"/>
            <wp:effectExtent l="0" t="0" r="127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7895" cy="2225479"/>
                    </a:xfrm>
                    <a:prstGeom prst="rect">
                      <a:avLst/>
                    </a:prstGeom>
                  </pic:spPr>
                </pic:pic>
              </a:graphicData>
            </a:graphic>
          </wp:inline>
        </w:drawing>
      </w:r>
    </w:p>
    <w:p w14:paraId="71543433" w14:textId="46F73CE6" w:rsidR="00F9379C" w:rsidRPr="001B0812" w:rsidRDefault="00F9379C" w:rsidP="001B0812">
      <w:r>
        <w:rPr>
          <w:noProof/>
          <w:lang w:eastAsia="en-AU"/>
        </w:rPr>
        <w:t>B19.5</w:t>
      </w:r>
      <w:r>
        <w:rPr>
          <w:noProof/>
          <w:lang w:eastAsia="en-AU"/>
        </w:rPr>
        <w:drawing>
          <wp:inline distT="0" distB="0" distL="0" distR="0" wp14:anchorId="15E82A5C" wp14:editId="3BFAEEA0">
            <wp:extent cx="4840318" cy="220833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4649" cy="2214873"/>
                    </a:xfrm>
                    <a:prstGeom prst="rect">
                      <a:avLst/>
                    </a:prstGeom>
                  </pic:spPr>
                </pic:pic>
              </a:graphicData>
            </a:graphic>
          </wp:inline>
        </w:drawing>
      </w:r>
    </w:p>
    <w:p w14:paraId="1C7ABEFE" w14:textId="77777777" w:rsidR="00793761" w:rsidRDefault="00793761" w:rsidP="00A24542"/>
    <w:p w14:paraId="1F560E84" w14:textId="46D35F81" w:rsidR="00421C11" w:rsidRDefault="00B65CF9" w:rsidP="00B65CF9">
      <w:pPr>
        <w:pStyle w:val="Caption"/>
      </w:pPr>
      <w:r>
        <w:t xml:space="preserve">Figure </w:t>
      </w:r>
      <w:r>
        <w:fldChar w:fldCharType="begin"/>
      </w:r>
      <w:r>
        <w:instrText xml:space="preserve"> SEQ Figure \* ARABIC </w:instrText>
      </w:r>
      <w:r>
        <w:fldChar w:fldCharType="separate"/>
      </w:r>
      <w:r w:rsidR="009D1A57">
        <w:rPr>
          <w:noProof/>
        </w:rPr>
        <w:t>21</w:t>
      </w:r>
      <w:r>
        <w:fldChar w:fldCharType="end"/>
      </w:r>
      <w:r>
        <w:t xml:space="preserve">.  Distribution of depletion estimates for OMgridB19.0 and OMgridB19.5 </w:t>
      </w:r>
    </w:p>
    <w:p w14:paraId="0B82609C" w14:textId="23C0F653" w:rsidR="00B65CF9" w:rsidRDefault="00B65CF9">
      <w:r>
        <w:br w:type="page"/>
      </w:r>
    </w:p>
    <w:p w14:paraId="3CB683BA" w14:textId="77777777" w:rsidR="00B65CF9" w:rsidRPr="00B65CF9" w:rsidRDefault="00B65CF9" w:rsidP="00B65CF9"/>
    <w:p w14:paraId="6188274A" w14:textId="3BF0CC48" w:rsidR="00421C11" w:rsidRDefault="00421C11" w:rsidP="00A24542">
      <w:r>
        <w:rPr>
          <w:noProof/>
          <w:lang w:eastAsia="en-AU"/>
        </w:rPr>
        <w:drawing>
          <wp:inline distT="0" distB="0" distL="0" distR="0" wp14:anchorId="1FD9CD69" wp14:editId="4730498C">
            <wp:extent cx="5731510" cy="261493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14930"/>
                    </a:xfrm>
                    <a:prstGeom prst="rect">
                      <a:avLst/>
                    </a:prstGeom>
                  </pic:spPr>
                </pic:pic>
              </a:graphicData>
            </a:graphic>
          </wp:inline>
        </w:drawing>
      </w:r>
    </w:p>
    <w:p w14:paraId="7445B799" w14:textId="61C3BFC8" w:rsidR="00B65CF9" w:rsidRDefault="00B65CF9" w:rsidP="00A24542">
      <w:r>
        <w:rPr>
          <w:noProof/>
          <w:lang w:eastAsia="en-AU"/>
        </w:rPr>
        <w:drawing>
          <wp:inline distT="0" distB="0" distL="0" distR="0" wp14:anchorId="2DA1508C" wp14:editId="6DA6C896">
            <wp:extent cx="5731510" cy="26149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14930"/>
                    </a:xfrm>
                    <a:prstGeom prst="rect">
                      <a:avLst/>
                    </a:prstGeom>
                  </pic:spPr>
                </pic:pic>
              </a:graphicData>
            </a:graphic>
          </wp:inline>
        </w:drawing>
      </w:r>
    </w:p>
    <w:p w14:paraId="60F91A1B" w14:textId="77777777" w:rsidR="00B65CF9" w:rsidRDefault="00B65CF9" w:rsidP="00A24542"/>
    <w:p w14:paraId="08B10E68" w14:textId="5B0F516C" w:rsidR="00B65CF9" w:rsidRDefault="00B65CF9" w:rsidP="00B65CF9">
      <w:pPr>
        <w:pStyle w:val="Caption"/>
      </w:pPr>
      <w:r>
        <w:t xml:space="preserve">Figure </w:t>
      </w:r>
      <w:r>
        <w:fldChar w:fldCharType="begin"/>
      </w:r>
      <w:r>
        <w:instrText xml:space="preserve"> SEQ Figure \* ARABIC </w:instrText>
      </w:r>
      <w:r>
        <w:fldChar w:fldCharType="separate"/>
      </w:r>
      <w:ins w:id="37" w:author="Jumppanen, Paavo (O&amp;A, Hobart)" w:date="2019-03-13T16:22:00Z">
        <w:r w:rsidR="009D1A57">
          <w:rPr>
            <w:noProof/>
          </w:rPr>
          <w:t>22</w:t>
        </w:r>
      </w:ins>
      <w:del w:id="38" w:author="Jumppanen, Paavo (O&amp;A, Hobart)" w:date="2019-03-13T16:21:00Z">
        <w:r w:rsidDel="009D1A57">
          <w:rPr>
            <w:noProof/>
          </w:rPr>
          <w:delText>21</w:delText>
        </w:r>
      </w:del>
      <w:r>
        <w:fldChar w:fldCharType="end"/>
      </w:r>
      <w:r>
        <w:t xml:space="preserve">.  Distribution of catch likelihood terms for OMgridB19.5. </w:t>
      </w:r>
    </w:p>
    <w:p w14:paraId="03E5245F" w14:textId="77777777" w:rsidR="00B65CF9" w:rsidRDefault="00B65CF9" w:rsidP="00A24542"/>
    <w:p w14:paraId="4377AF2D" w14:textId="77777777" w:rsidR="00421C11" w:rsidRDefault="00421C11" w:rsidP="00A24542"/>
    <w:p w14:paraId="1EF4B585" w14:textId="54B81079" w:rsidR="0075413B" w:rsidRDefault="00E3365F" w:rsidP="00E3365F">
      <w:pPr>
        <w:pStyle w:val="Heading1"/>
      </w:pPr>
      <w:r>
        <w:t xml:space="preserve">Bigeye </w:t>
      </w:r>
      <w:r w:rsidR="009E1D3D">
        <w:t xml:space="preserve">MP </w:t>
      </w:r>
      <w:proofErr w:type="gramStart"/>
      <w:r w:rsidR="009E1D3D">
        <w:t>evaluation</w:t>
      </w:r>
      <w:proofErr w:type="gramEnd"/>
      <w:r w:rsidR="009E1D3D">
        <w:t xml:space="preserve"> </w:t>
      </w:r>
      <w:r>
        <w:t>results</w:t>
      </w:r>
    </w:p>
    <w:p w14:paraId="5360289B" w14:textId="77777777" w:rsidR="0075413B" w:rsidRDefault="0075413B" w:rsidP="0075413B">
      <w:pPr>
        <w:rPr>
          <w:ins w:id="39" w:author="Jumppanen, Paavo (O&amp;A, Hobart)" w:date="2019-03-13T14:52:00Z"/>
        </w:rPr>
      </w:pPr>
    </w:p>
    <w:p w14:paraId="1E3FD2E3" w14:textId="7861F63C" w:rsidR="001157A7" w:rsidRDefault="001157A7" w:rsidP="0075413B">
      <w:pPr>
        <w:rPr>
          <w:ins w:id="40" w:author="Jumppanen, Paavo (O&amp;A, Hobart)" w:date="2019-03-13T14:52:00Z"/>
        </w:rPr>
      </w:pPr>
      <w:ins w:id="41" w:author="Jumppanen, Paavo (O&amp;A, Hobart)" w:date="2019-03-13T14:53:00Z">
        <w:r>
          <w:rPr>
            <w:noProof/>
            <w:lang w:eastAsia="en-AU"/>
          </w:rPr>
          <w:lastRenderedPageBreak/>
          <w:drawing>
            <wp:inline distT="0" distB="0" distL="0" distR="0" wp14:anchorId="61305182" wp14:editId="2E39C00E">
              <wp:extent cx="5718337" cy="2061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19.5.BPs_mean_SB_SB_MSY_.e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57276AFA" w14:textId="4F56A1A7" w:rsidR="001157A7" w:rsidRDefault="001157A7" w:rsidP="001157A7">
      <w:pPr>
        <w:pStyle w:val="Caption"/>
        <w:rPr>
          <w:ins w:id="42" w:author="Jumppanen, Paavo (O&amp;A, Hobart)" w:date="2019-03-13T14:52:00Z"/>
        </w:rPr>
      </w:pPr>
      <w:ins w:id="43" w:author="Jumppanen, Paavo (O&amp;A, Hobart)" w:date="2019-03-13T14:52:00Z">
        <w:r>
          <w:t xml:space="preserve">Figure </w:t>
        </w:r>
        <w:r>
          <w:rPr>
            <w:noProof/>
          </w:rPr>
          <w:fldChar w:fldCharType="begin"/>
        </w:r>
        <w:r>
          <w:rPr>
            <w:noProof/>
          </w:rPr>
          <w:instrText xml:space="preserve"> SEQ Figure \* ARABIC </w:instrText>
        </w:r>
        <w:r>
          <w:rPr>
            <w:noProof/>
          </w:rPr>
          <w:fldChar w:fldCharType="separate"/>
        </w:r>
      </w:ins>
      <w:ins w:id="44" w:author="Jumppanen, Paavo (O&amp;A, Hobart)" w:date="2019-03-13T16:22:00Z">
        <w:r w:rsidR="009D1A57">
          <w:rPr>
            <w:noProof/>
          </w:rPr>
          <w:t>23</w:t>
        </w:r>
      </w:ins>
      <w:ins w:id="45" w:author="Jumppanen, Paavo (O&amp;A, Hobart)" w:date="2019-03-13T14:52:00Z">
        <w:r>
          <w:rPr>
            <w:noProof/>
          </w:rPr>
          <w:fldChar w:fldCharType="end"/>
        </w:r>
        <w:r>
          <w:t>. Big Eye reference case (B19.5). Mean SSB / SSBMSY</w:t>
        </w:r>
        <w:r w:rsidRPr="007F2A82">
          <w:t xml:space="preserve"> estimates, partitioned by assumptions (all models are encompassed within an individual colour set)</w:t>
        </w:r>
        <w:r>
          <w:t>.</w:t>
        </w:r>
      </w:ins>
    </w:p>
    <w:p w14:paraId="010F8CBE" w14:textId="32CE8543" w:rsidR="001157A7" w:rsidRDefault="001157A7" w:rsidP="0075413B">
      <w:pPr>
        <w:rPr>
          <w:ins w:id="46" w:author="Jumppanen, Paavo (O&amp;A, Hobart)" w:date="2019-03-13T14:54:00Z"/>
        </w:rPr>
      </w:pPr>
      <w:ins w:id="47" w:author="Jumppanen, Paavo (O&amp;A, Hobart)" w:date="2019-03-13T14:55:00Z">
        <w:r>
          <w:rPr>
            <w:noProof/>
            <w:lang w:eastAsia="en-AU"/>
          </w:rPr>
          <w:drawing>
            <wp:inline distT="0" distB="0" distL="0" distR="0" wp14:anchorId="37DB248C" wp14:editId="79767043">
              <wp:extent cx="5718337" cy="2061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19.5.BPs_mean_C_.em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39593187" w14:textId="74942673" w:rsidR="001157A7" w:rsidRDefault="001157A7" w:rsidP="001157A7">
      <w:pPr>
        <w:pStyle w:val="Caption"/>
        <w:rPr>
          <w:ins w:id="48" w:author="Jumppanen, Paavo (O&amp;A, Hobart)" w:date="2019-03-13T14:54:00Z"/>
        </w:rPr>
      </w:pPr>
      <w:ins w:id="49" w:author="Jumppanen, Paavo (O&amp;A, Hobart)" w:date="2019-03-13T14:54:00Z">
        <w:r>
          <w:t xml:space="preserve">Figure </w:t>
        </w:r>
        <w:r>
          <w:rPr>
            <w:noProof/>
          </w:rPr>
          <w:fldChar w:fldCharType="begin"/>
        </w:r>
        <w:r>
          <w:rPr>
            <w:noProof/>
          </w:rPr>
          <w:instrText xml:space="preserve"> SEQ Figure \* ARABIC </w:instrText>
        </w:r>
        <w:r>
          <w:rPr>
            <w:noProof/>
          </w:rPr>
          <w:fldChar w:fldCharType="separate"/>
        </w:r>
      </w:ins>
      <w:ins w:id="50" w:author="Jumppanen, Paavo (O&amp;A, Hobart)" w:date="2019-03-13T16:22:00Z">
        <w:r w:rsidR="009D1A57">
          <w:rPr>
            <w:noProof/>
          </w:rPr>
          <w:t>24</w:t>
        </w:r>
      </w:ins>
      <w:ins w:id="51" w:author="Jumppanen, Paavo (O&amp;A, Hobart)" w:date="2019-03-13T14:54:00Z">
        <w:r>
          <w:rPr>
            <w:noProof/>
          </w:rPr>
          <w:fldChar w:fldCharType="end"/>
        </w:r>
        <w:r>
          <w:t xml:space="preserve">. Big Eye reference case (B19.5). Mean Catch </w:t>
        </w:r>
        <w:r w:rsidRPr="007F2A82">
          <w:t>estimates, partitioned by assumptions (all models are encompassed within an individual colour set)</w:t>
        </w:r>
        <w:r>
          <w:t>.</w:t>
        </w:r>
      </w:ins>
    </w:p>
    <w:p w14:paraId="7889951A" w14:textId="01633D6E" w:rsidR="001157A7" w:rsidRDefault="001157A7" w:rsidP="0075413B">
      <w:pPr>
        <w:rPr>
          <w:ins w:id="52" w:author="Jumppanen, Paavo (O&amp;A, Hobart)" w:date="2019-03-13T14:55:00Z"/>
        </w:rPr>
      </w:pPr>
      <w:ins w:id="53" w:author="Jumppanen, Paavo (O&amp;A, Hobart)" w:date="2019-03-13T14:56:00Z">
        <w:r>
          <w:rPr>
            <w:noProof/>
            <w:lang w:eastAsia="en-AU"/>
          </w:rPr>
          <w:drawing>
            <wp:inline distT="0" distB="0" distL="0" distR="0" wp14:anchorId="57386732" wp14:editId="721C34BC">
              <wp:extent cx="5718337" cy="2061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19.5.BPs_mean_C_MSY_.e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3367F138" w14:textId="5EFB2D0E" w:rsidR="001157A7" w:rsidRDefault="001157A7" w:rsidP="001157A7">
      <w:pPr>
        <w:pStyle w:val="Caption"/>
        <w:rPr>
          <w:ins w:id="54" w:author="Jumppanen, Paavo (O&amp;A, Hobart)" w:date="2019-03-13T14:55:00Z"/>
        </w:rPr>
      </w:pPr>
      <w:ins w:id="55" w:author="Jumppanen, Paavo (O&amp;A, Hobart)" w:date="2019-03-13T14:55:00Z">
        <w:r>
          <w:t xml:space="preserve">Figure </w:t>
        </w:r>
        <w:r>
          <w:rPr>
            <w:noProof/>
          </w:rPr>
          <w:fldChar w:fldCharType="begin"/>
        </w:r>
        <w:r>
          <w:rPr>
            <w:noProof/>
          </w:rPr>
          <w:instrText xml:space="preserve"> SEQ Figure \* ARABIC </w:instrText>
        </w:r>
        <w:r>
          <w:rPr>
            <w:noProof/>
          </w:rPr>
          <w:fldChar w:fldCharType="separate"/>
        </w:r>
      </w:ins>
      <w:ins w:id="56" w:author="Jumppanen, Paavo (O&amp;A, Hobart)" w:date="2019-03-13T16:22:00Z">
        <w:r w:rsidR="009D1A57">
          <w:rPr>
            <w:noProof/>
          </w:rPr>
          <w:t>25</w:t>
        </w:r>
      </w:ins>
      <w:ins w:id="57" w:author="Jumppanen, Paavo (O&amp;A, Hobart)" w:date="2019-03-13T14:55:00Z">
        <w:r>
          <w:rPr>
            <w:noProof/>
          </w:rPr>
          <w:fldChar w:fldCharType="end"/>
        </w:r>
        <w:r>
          <w:t>. Big Eye reference case (B19.</w:t>
        </w:r>
      </w:ins>
      <w:ins w:id="58" w:author="Jumppanen, Paavo (O&amp;A, Hobart)" w:date="2019-03-13T15:01:00Z">
        <w:r>
          <w:t>5</w:t>
        </w:r>
      </w:ins>
      <w:ins w:id="59" w:author="Jumppanen, Paavo (O&amp;A, Hobart)" w:date="2019-03-13T14:55:00Z">
        <w:r>
          <w:t>4</w:t>
        </w:r>
        <w:r>
          <w:t xml:space="preserve">). Mean Catch/MSY </w:t>
        </w:r>
        <w:r w:rsidRPr="007F2A82">
          <w:t>estimates, partitioned by assumptions (all models are encompassed within an individual colour set)</w:t>
        </w:r>
        <w:r>
          <w:t>.</w:t>
        </w:r>
      </w:ins>
    </w:p>
    <w:p w14:paraId="4FBDA88F" w14:textId="1BA0AD8A" w:rsidR="001157A7" w:rsidRDefault="001157A7" w:rsidP="0075413B">
      <w:pPr>
        <w:rPr>
          <w:ins w:id="60" w:author="Jumppanen, Paavo (O&amp;A, Hobart)" w:date="2019-03-13T14:56:00Z"/>
        </w:rPr>
      </w:pPr>
      <w:ins w:id="61" w:author="Jumppanen, Paavo (O&amp;A, Hobart)" w:date="2019-03-13T14:56:00Z">
        <w:r>
          <w:rPr>
            <w:noProof/>
            <w:lang w:eastAsia="en-AU"/>
          </w:rPr>
          <w:lastRenderedPageBreak/>
          <w:drawing>
            <wp:inline distT="0" distB="0" distL="0" distR="0" wp14:anchorId="7E2E3F67" wp14:editId="61643682">
              <wp:extent cx="5718337" cy="20611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19.5.BPs_mean_C_t__C_t_1__.e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38EB4007" w14:textId="798784B6" w:rsidR="001157A7" w:rsidRDefault="001157A7" w:rsidP="001157A7">
      <w:pPr>
        <w:pStyle w:val="Caption"/>
        <w:rPr>
          <w:ins w:id="62" w:author="Jumppanen, Paavo (O&amp;A, Hobart)" w:date="2019-03-13T14:56:00Z"/>
        </w:rPr>
      </w:pPr>
      <w:ins w:id="63" w:author="Jumppanen, Paavo (O&amp;A, Hobart)" w:date="2019-03-13T14:56:00Z">
        <w:r>
          <w:t xml:space="preserve">Figure </w:t>
        </w:r>
        <w:r>
          <w:rPr>
            <w:noProof/>
          </w:rPr>
          <w:fldChar w:fldCharType="begin"/>
        </w:r>
        <w:r>
          <w:rPr>
            <w:noProof/>
          </w:rPr>
          <w:instrText xml:space="preserve"> SEQ Figure \* ARABIC </w:instrText>
        </w:r>
        <w:r>
          <w:rPr>
            <w:noProof/>
          </w:rPr>
          <w:fldChar w:fldCharType="separate"/>
        </w:r>
      </w:ins>
      <w:ins w:id="64" w:author="Jumppanen, Paavo (O&amp;A, Hobart)" w:date="2019-03-13T16:22:00Z">
        <w:r w:rsidR="009D1A57">
          <w:rPr>
            <w:noProof/>
          </w:rPr>
          <w:t>26</w:t>
        </w:r>
      </w:ins>
      <w:ins w:id="65" w:author="Jumppanen, Paavo (O&amp;A, Hobart)" w:date="2019-03-13T14:56:00Z">
        <w:r>
          <w:rPr>
            <w:noProof/>
          </w:rPr>
          <w:fldChar w:fldCharType="end"/>
        </w:r>
        <w:r>
          <w:t>. Big Eye reference case (B19.</w:t>
        </w:r>
      </w:ins>
      <w:ins w:id="66" w:author="Jumppanen, Paavo (O&amp;A, Hobart)" w:date="2019-03-13T15:00:00Z">
        <w:r>
          <w:t>5</w:t>
        </w:r>
      </w:ins>
      <w:ins w:id="67" w:author="Jumppanen, Paavo (O&amp;A, Hobart)" w:date="2019-03-13T14:56:00Z">
        <w:r>
          <w:t xml:space="preserve">). </w:t>
        </w:r>
        <w:proofErr w:type="gramStart"/>
        <w:r>
          <w:t>C(</w:t>
        </w:r>
        <w:proofErr w:type="gramEnd"/>
        <w:r>
          <w:t xml:space="preserve">t)/C(t-1) </w:t>
        </w:r>
        <w:r w:rsidRPr="007F2A82">
          <w:t>estimates, partitioned by assumptions (all models are encompassed within an individual colour set)</w:t>
        </w:r>
        <w:r>
          <w:t>.</w:t>
        </w:r>
      </w:ins>
    </w:p>
    <w:p w14:paraId="3F1FF9F2" w14:textId="1688E119" w:rsidR="001157A7" w:rsidRDefault="001157A7" w:rsidP="0075413B">
      <w:pPr>
        <w:rPr>
          <w:ins w:id="68" w:author="Jumppanen, Paavo (O&amp;A, Hobart)" w:date="2019-03-13T14:56:00Z"/>
        </w:rPr>
      </w:pPr>
      <w:ins w:id="69" w:author="Jumppanen, Paavo (O&amp;A, Hobart)" w:date="2019-03-13T14:57:00Z">
        <w:r>
          <w:rPr>
            <w:noProof/>
            <w:lang w:eastAsia="en-AU"/>
          </w:rPr>
          <w:drawing>
            <wp:inline distT="0" distB="0" distL="0" distR="0" wp14:anchorId="1C3033E8" wp14:editId="4D6B74CF">
              <wp:extent cx="5718337" cy="2061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19.5.BPs_Catch_Variablity.e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336421D8" w14:textId="6D2F3F86" w:rsidR="001157A7" w:rsidRDefault="001157A7" w:rsidP="001157A7">
      <w:pPr>
        <w:pStyle w:val="Caption"/>
        <w:rPr>
          <w:ins w:id="70" w:author="Jumppanen, Paavo (O&amp;A, Hobart)" w:date="2019-03-13T14:57:00Z"/>
        </w:rPr>
      </w:pPr>
      <w:ins w:id="71" w:author="Jumppanen, Paavo (O&amp;A, Hobart)" w:date="2019-03-13T14:57:00Z">
        <w:r>
          <w:t xml:space="preserve">Figure </w:t>
        </w:r>
        <w:r>
          <w:rPr>
            <w:noProof/>
          </w:rPr>
          <w:fldChar w:fldCharType="begin"/>
        </w:r>
        <w:r>
          <w:rPr>
            <w:noProof/>
          </w:rPr>
          <w:instrText xml:space="preserve"> SEQ Figure \* ARABIC </w:instrText>
        </w:r>
        <w:r>
          <w:rPr>
            <w:noProof/>
          </w:rPr>
          <w:fldChar w:fldCharType="separate"/>
        </w:r>
      </w:ins>
      <w:ins w:id="72" w:author="Jumppanen, Paavo (O&amp;A, Hobart)" w:date="2019-03-13T16:22:00Z">
        <w:r w:rsidR="009D1A57">
          <w:rPr>
            <w:noProof/>
          </w:rPr>
          <w:t>27</w:t>
        </w:r>
      </w:ins>
      <w:ins w:id="73" w:author="Jumppanen, Paavo (O&amp;A, Hobart)" w:date="2019-03-13T14:57:00Z">
        <w:r>
          <w:rPr>
            <w:noProof/>
          </w:rPr>
          <w:fldChar w:fldCharType="end"/>
        </w:r>
        <w:r>
          <w:t>. Big Eye reference case (B19.</w:t>
        </w:r>
      </w:ins>
      <w:ins w:id="74" w:author="Jumppanen, Paavo (O&amp;A, Hobart)" w:date="2019-03-13T15:00:00Z">
        <w:r>
          <w:t>5</w:t>
        </w:r>
      </w:ins>
      <w:ins w:id="75" w:author="Jumppanen, Paavo (O&amp;A, Hobart)" w:date="2019-03-13T14:57:00Z">
        <w:r>
          <w:t xml:space="preserve">). Catch Variability </w:t>
        </w:r>
        <w:r w:rsidRPr="007F2A82">
          <w:t>estimates, partitioned by assumptions (all models are encompassed within an individual colour set)</w:t>
        </w:r>
        <w:r>
          <w:t>.</w:t>
        </w:r>
      </w:ins>
    </w:p>
    <w:p w14:paraId="5C8C0D5D" w14:textId="31DA899C" w:rsidR="001157A7" w:rsidRDefault="001157A7" w:rsidP="0075413B">
      <w:pPr>
        <w:rPr>
          <w:ins w:id="76" w:author="Jumppanen, Paavo (O&amp;A, Hobart)" w:date="2019-03-13T14:57:00Z"/>
        </w:rPr>
      </w:pPr>
      <w:ins w:id="77" w:author="Jumppanen, Paavo (O&amp;A, Hobart)" w:date="2019-03-13T14:57:00Z">
        <w:r>
          <w:rPr>
            <w:noProof/>
            <w:lang w:eastAsia="en-AU"/>
          </w:rPr>
          <w:drawing>
            <wp:inline distT="0" distB="0" distL="0" distR="0" wp14:anchorId="27DDEC7B" wp14:editId="50A5D180">
              <wp:extent cx="5718337" cy="20611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19.5.BPs_mean_F_F_MSY_.e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646A1022" w14:textId="53068726" w:rsidR="001157A7" w:rsidRDefault="001157A7" w:rsidP="001157A7">
      <w:pPr>
        <w:pStyle w:val="Caption"/>
        <w:rPr>
          <w:ins w:id="78" w:author="Jumppanen, Paavo (O&amp;A, Hobart)" w:date="2019-03-13T14:57:00Z"/>
        </w:rPr>
      </w:pPr>
      <w:ins w:id="79" w:author="Jumppanen, Paavo (O&amp;A, Hobart)" w:date="2019-03-13T14:57:00Z">
        <w:r>
          <w:t xml:space="preserve">Figure </w:t>
        </w:r>
        <w:r>
          <w:rPr>
            <w:noProof/>
          </w:rPr>
          <w:fldChar w:fldCharType="begin"/>
        </w:r>
        <w:r>
          <w:rPr>
            <w:noProof/>
          </w:rPr>
          <w:instrText xml:space="preserve"> SEQ Figure \* ARABIC </w:instrText>
        </w:r>
        <w:r>
          <w:rPr>
            <w:noProof/>
          </w:rPr>
          <w:fldChar w:fldCharType="separate"/>
        </w:r>
      </w:ins>
      <w:ins w:id="80" w:author="Jumppanen, Paavo (O&amp;A, Hobart)" w:date="2019-03-13T16:22:00Z">
        <w:r w:rsidR="009D1A57">
          <w:rPr>
            <w:noProof/>
          </w:rPr>
          <w:t>28</w:t>
        </w:r>
      </w:ins>
      <w:ins w:id="81" w:author="Jumppanen, Paavo (O&amp;A, Hobart)" w:date="2019-03-13T14:57:00Z">
        <w:r>
          <w:rPr>
            <w:noProof/>
          </w:rPr>
          <w:fldChar w:fldCharType="end"/>
        </w:r>
        <w:r>
          <w:t>. Big Eye reference case (B19.</w:t>
        </w:r>
      </w:ins>
      <w:ins w:id="82" w:author="Jumppanen, Paavo (O&amp;A, Hobart)" w:date="2019-03-13T15:00:00Z">
        <w:r>
          <w:t>5</w:t>
        </w:r>
      </w:ins>
      <w:ins w:id="83" w:author="Jumppanen, Paavo (O&amp;A, Hobart)" w:date="2019-03-13T14:57:00Z">
        <w:r>
          <w:t xml:space="preserve">). F/FMSY </w:t>
        </w:r>
        <w:r w:rsidRPr="007F2A82">
          <w:t>estimates, partitioned by assumptions (all models are encompassed within an individual colour set)</w:t>
        </w:r>
        <w:r>
          <w:t>.</w:t>
        </w:r>
      </w:ins>
    </w:p>
    <w:p w14:paraId="2E6D0D28" w14:textId="63F1FDAF" w:rsidR="001157A7" w:rsidRDefault="001157A7" w:rsidP="0075413B">
      <w:pPr>
        <w:rPr>
          <w:ins w:id="84" w:author="Jumppanen, Paavo (O&amp;A, Hobart)" w:date="2019-03-13T14:58:00Z"/>
        </w:rPr>
      </w:pPr>
      <w:ins w:id="85" w:author="Jumppanen, Paavo (O&amp;A, Hobart)" w:date="2019-03-13T14:58:00Z">
        <w:r>
          <w:rPr>
            <w:noProof/>
            <w:lang w:eastAsia="en-AU"/>
          </w:rPr>
          <w:lastRenderedPageBreak/>
          <w:drawing>
            <wp:inline distT="0" distB="0" distL="0" distR="0" wp14:anchorId="559DFD50" wp14:editId="429CF4CA">
              <wp:extent cx="5718337" cy="2061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19.5.BPs_Pr_C_0.1MSY_.em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6619530B" w14:textId="470F93B3" w:rsidR="001157A7" w:rsidRDefault="001157A7" w:rsidP="001157A7">
      <w:pPr>
        <w:pStyle w:val="Caption"/>
        <w:rPr>
          <w:ins w:id="86" w:author="Jumppanen, Paavo (O&amp;A, Hobart)" w:date="2019-03-13T14:58:00Z"/>
        </w:rPr>
      </w:pPr>
      <w:ins w:id="87" w:author="Jumppanen, Paavo (O&amp;A, Hobart)" w:date="2019-03-13T14:58:00Z">
        <w:r>
          <w:t xml:space="preserve">Figure </w:t>
        </w:r>
        <w:r>
          <w:rPr>
            <w:noProof/>
          </w:rPr>
          <w:fldChar w:fldCharType="begin"/>
        </w:r>
        <w:r>
          <w:rPr>
            <w:noProof/>
          </w:rPr>
          <w:instrText xml:space="preserve"> SEQ Figure \* ARABIC </w:instrText>
        </w:r>
        <w:r>
          <w:rPr>
            <w:noProof/>
          </w:rPr>
          <w:fldChar w:fldCharType="separate"/>
        </w:r>
      </w:ins>
      <w:ins w:id="88" w:author="Jumppanen, Paavo (O&amp;A, Hobart)" w:date="2019-03-13T16:22:00Z">
        <w:r w:rsidR="009D1A57">
          <w:rPr>
            <w:noProof/>
          </w:rPr>
          <w:t>29</w:t>
        </w:r>
      </w:ins>
      <w:ins w:id="89" w:author="Jumppanen, Paavo (O&amp;A, Hobart)" w:date="2019-03-13T14:58:00Z">
        <w:r>
          <w:rPr>
            <w:noProof/>
          </w:rPr>
          <w:fldChar w:fldCharType="end"/>
        </w:r>
        <w:r>
          <w:t>. Big Eye reference case (B19.</w:t>
        </w:r>
      </w:ins>
      <w:ins w:id="90" w:author="Jumppanen, Paavo (O&amp;A, Hobart)" w:date="2019-03-13T15:00:00Z">
        <w:r>
          <w:t>5</w:t>
        </w:r>
      </w:ins>
      <w:ins w:id="91" w:author="Jumppanen, Paavo (O&amp;A, Hobart)" w:date="2019-03-13T14:58:00Z">
        <w:r>
          <w:t xml:space="preserve">). Probability Catch &lt; 0.1MSY </w:t>
        </w:r>
        <w:r w:rsidRPr="007F2A82">
          <w:t>estimates, partitioned by assumptions (all models are encompassed within an individual colour set)</w:t>
        </w:r>
        <w:r>
          <w:t>.</w:t>
        </w:r>
      </w:ins>
    </w:p>
    <w:p w14:paraId="0462FDA9" w14:textId="5486B32D" w:rsidR="001157A7" w:rsidRDefault="001157A7" w:rsidP="0075413B">
      <w:pPr>
        <w:rPr>
          <w:ins w:id="92" w:author="Jumppanen, Paavo (O&amp;A, Hobart)" w:date="2019-03-13T14:58:00Z"/>
        </w:rPr>
      </w:pPr>
      <w:ins w:id="93" w:author="Jumppanen, Paavo (O&amp;A, Hobart)" w:date="2019-03-13T14:59:00Z">
        <w:r>
          <w:rPr>
            <w:noProof/>
            <w:lang w:eastAsia="en-AU"/>
          </w:rPr>
          <w:drawing>
            <wp:inline distT="0" distB="0" distL="0" distR="0" wp14:anchorId="4E94B8A9" wp14:editId="6C609C62">
              <wp:extent cx="5718337" cy="2061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19.5.BPs_Pr_SB_SBlim_.emf"/>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04D39E05" w14:textId="2C576538" w:rsidR="001157A7" w:rsidRDefault="001157A7" w:rsidP="001157A7">
      <w:pPr>
        <w:pStyle w:val="Caption"/>
        <w:rPr>
          <w:ins w:id="94" w:author="Jumppanen, Paavo (O&amp;A, Hobart)" w:date="2019-03-13T14:58:00Z"/>
        </w:rPr>
      </w:pPr>
      <w:ins w:id="95" w:author="Jumppanen, Paavo (O&amp;A, Hobart)" w:date="2019-03-13T14:58:00Z">
        <w:r>
          <w:t xml:space="preserve">Figure </w:t>
        </w:r>
        <w:r>
          <w:rPr>
            <w:noProof/>
          </w:rPr>
          <w:fldChar w:fldCharType="begin"/>
        </w:r>
        <w:r>
          <w:rPr>
            <w:noProof/>
          </w:rPr>
          <w:instrText xml:space="preserve"> SEQ Figure \* ARABIC </w:instrText>
        </w:r>
        <w:r>
          <w:rPr>
            <w:noProof/>
          </w:rPr>
          <w:fldChar w:fldCharType="separate"/>
        </w:r>
      </w:ins>
      <w:ins w:id="96" w:author="Jumppanen, Paavo (O&amp;A, Hobart)" w:date="2019-03-13T16:22:00Z">
        <w:r w:rsidR="009D1A57">
          <w:rPr>
            <w:noProof/>
          </w:rPr>
          <w:t>30</w:t>
        </w:r>
      </w:ins>
      <w:ins w:id="97" w:author="Jumppanen, Paavo (O&amp;A, Hobart)" w:date="2019-03-13T14:58:00Z">
        <w:r>
          <w:rPr>
            <w:noProof/>
          </w:rPr>
          <w:fldChar w:fldCharType="end"/>
        </w:r>
        <w:r>
          <w:t>. Big Eye reference case (B19.</w:t>
        </w:r>
      </w:ins>
      <w:ins w:id="98" w:author="Jumppanen, Paavo (O&amp;A, Hobart)" w:date="2019-03-13T15:00:00Z">
        <w:r>
          <w:t>5</w:t>
        </w:r>
      </w:ins>
      <w:ins w:id="99" w:author="Jumppanen, Paavo (O&amp;A, Hobart)" w:date="2019-03-13T14:58:00Z">
        <w:r>
          <w:t xml:space="preserve">). Probability SB &gt; </w:t>
        </w:r>
        <w:proofErr w:type="spellStart"/>
        <w:r>
          <w:t>SBlim</w:t>
        </w:r>
        <w:proofErr w:type="spellEnd"/>
        <w:r>
          <w:t xml:space="preserve"> </w:t>
        </w:r>
        <w:r w:rsidRPr="007F2A82">
          <w:t>estimates, partitioned by assumptions (all models are encompassed within an individual colour set)</w:t>
        </w:r>
        <w:r>
          <w:t>.</w:t>
        </w:r>
      </w:ins>
    </w:p>
    <w:p w14:paraId="1A67BC1B" w14:textId="2212B633" w:rsidR="001157A7" w:rsidRDefault="001157A7" w:rsidP="0075413B">
      <w:pPr>
        <w:rPr>
          <w:ins w:id="100" w:author="Jumppanen, Paavo (O&amp;A, Hobart)" w:date="2019-03-13T14:59:00Z"/>
        </w:rPr>
      </w:pPr>
      <w:ins w:id="101" w:author="Jumppanen, Paavo (O&amp;A, Hobart)" w:date="2019-03-13T14:59:00Z">
        <w:r>
          <w:rPr>
            <w:noProof/>
            <w:lang w:eastAsia="en-AU"/>
          </w:rPr>
          <w:drawing>
            <wp:inline distT="0" distB="0" distL="0" distR="0" wp14:anchorId="42E494E0" wp14:editId="0F655B9E">
              <wp:extent cx="5718337" cy="2061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19.5.BPs_Pr_Green_.em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4C4B70A2" w14:textId="2C6469C9" w:rsidR="001157A7" w:rsidRDefault="001157A7" w:rsidP="001157A7">
      <w:pPr>
        <w:pStyle w:val="Caption"/>
        <w:rPr>
          <w:ins w:id="102" w:author="Jumppanen, Paavo (O&amp;A, Hobart)" w:date="2019-03-13T14:59:00Z"/>
        </w:rPr>
      </w:pPr>
      <w:ins w:id="103" w:author="Jumppanen, Paavo (O&amp;A, Hobart)" w:date="2019-03-13T14:59:00Z">
        <w:r>
          <w:t xml:space="preserve">Figure </w:t>
        </w:r>
        <w:r>
          <w:rPr>
            <w:noProof/>
          </w:rPr>
          <w:fldChar w:fldCharType="begin"/>
        </w:r>
        <w:r>
          <w:rPr>
            <w:noProof/>
          </w:rPr>
          <w:instrText xml:space="preserve"> SEQ Figure \* ARABIC </w:instrText>
        </w:r>
        <w:r>
          <w:rPr>
            <w:noProof/>
          </w:rPr>
          <w:fldChar w:fldCharType="separate"/>
        </w:r>
      </w:ins>
      <w:ins w:id="104" w:author="Jumppanen, Paavo (O&amp;A, Hobart)" w:date="2019-03-13T16:22:00Z">
        <w:r w:rsidR="009D1A57">
          <w:rPr>
            <w:noProof/>
          </w:rPr>
          <w:t>31</w:t>
        </w:r>
      </w:ins>
      <w:ins w:id="105" w:author="Jumppanen, Paavo (O&amp;A, Hobart)" w:date="2019-03-13T14:59:00Z">
        <w:r>
          <w:rPr>
            <w:noProof/>
          </w:rPr>
          <w:fldChar w:fldCharType="end"/>
        </w:r>
        <w:r>
          <w:t>. Big Eye reference case (B19.</w:t>
        </w:r>
      </w:ins>
      <w:ins w:id="106" w:author="Jumppanen, Paavo (O&amp;A, Hobart)" w:date="2019-03-13T15:00:00Z">
        <w:r>
          <w:t>5</w:t>
        </w:r>
      </w:ins>
      <w:ins w:id="107" w:author="Jumppanen, Paavo (O&amp;A, Hobart)" w:date="2019-03-13T14:59:00Z">
        <w:r>
          <w:t xml:space="preserve">). Probability in Green Kobe </w:t>
        </w:r>
        <w:r w:rsidRPr="007F2A82">
          <w:t>estimates, partitioned by assumptions (all models are encompassed within an individual colour set)</w:t>
        </w:r>
        <w:r>
          <w:t>.</w:t>
        </w:r>
      </w:ins>
    </w:p>
    <w:p w14:paraId="515C5C7A" w14:textId="0695E2C8" w:rsidR="001157A7" w:rsidRDefault="001157A7" w:rsidP="0075413B">
      <w:pPr>
        <w:rPr>
          <w:ins w:id="108" w:author="Jumppanen, Paavo (O&amp;A, Hobart)" w:date="2019-03-13T14:59:00Z"/>
        </w:rPr>
      </w:pPr>
      <w:ins w:id="109" w:author="Jumppanen, Paavo (O&amp;A, Hobart)" w:date="2019-03-13T15:00:00Z">
        <w:r>
          <w:rPr>
            <w:noProof/>
            <w:lang w:eastAsia="en-AU"/>
          </w:rPr>
          <w:lastRenderedPageBreak/>
          <w:drawing>
            <wp:inline distT="0" distB="0" distL="0" distR="0" wp14:anchorId="3F29C349" wp14:editId="63D27FB9">
              <wp:extent cx="5718337" cy="2061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19.5.BPs_Pr_Red_.emf"/>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0BC79D63" w14:textId="24974A36" w:rsidR="001157A7" w:rsidRDefault="001157A7" w:rsidP="001157A7">
      <w:pPr>
        <w:pStyle w:val="Caption"/>
        <w:rPr>
          <w:ins w:id="110" w:author="Jumppanen, Paavo (O&amp;A, Hobart)" w:date="2019-03-13T14:59:00Z"/>
        </w:rPr>
      </w:pPr>
      <w:ins w:id="111" w:author="Jumppanen, Paavo (O&amp;A, Hobart)" w:date="2019-03-13T14:59:00Z">
        <w:r>
          <w:t xml:space="preserve">Figure </w:t>
        </w:r>
        <w:r>
          <w:rPr>
            <w:noProof/>
          </w:rPr>
          <w:fldChar w:fldCharType="begin"/>
        </w:r>
        <w:r>
          <w:rPr>
            <w:noProof/>
          </w:rPr>
          <w:instrText xml:space="preserve"> SEQ Figure \* ARABIC </w:instrText>
        </w:r>
        <w:r>
          <w:rPr>
            <w:noProof/>
          </w:rPr>
          <w:fldChar w:fldCharType="separate"/>
        </w:r>
      </w:ins>
      <w:ins w:id="112" w:author="Jumppanen, Paavo (O&amp;A, Hobart)" w:date="2019-03-13T16:22:00Z">
        <w:r w:rsidR="009D1A57">
          <w:rPr>
            <w:noProof/>
          </w:rPr>
          <w:t>32</w:t>
        </w:r>
      </w:ins>
      <w:ins w:id="113" w:author="Jumppanen, Paavo (O&amp;A, Hobart)" w:date="2019-03-13T14:59:00Z">
        <w:r>
          <w:rPr>
            <w:noProof/>
          </w:rPr>
          <w:fldChar w:fldCharType="end"/>
        </w:r>
        <w:r>
          <w:t>. Big Eye reference case (B19.</w:t>
        </w:r>
      </w:ins>
      <w:ins w:id="114" w:author="Jumppanen, Paavo (O&amp;A, Hobart)" w:date="2019-03-13T15:00:00Z">
        <w:r>
          <w:t>5</w:t>
        </w:r>
      </w:ins>
      <w:ins w:id="115" w:author="Jumppanen, Paavo (O&amp;A, Hobart)" w:date="2019-03-13T14:59:00Z">
        <w:r>
          <w:t xml:space="preserve">). Probability in Red Kobe </w:t>
        </w:r>
        <w:r w:rsidRPr="007F2A82">
          <w:t>estimates, partitioned by assumptions (all models are encompassed within an individual colour set)</w:t>
        </w:r>
        <w:r>
          <w:t>.</w:t>
        </w:r>
      </w:ins>
    </w:p>
    <w:p w14:paraId="3E786529" w14:textId="0986C670" w:rsidR="001157A7" w:rsidRDefault="001157A7" w:rsidP="0075413B">
      <w:pPr>
        <w:rPr>
          <w:ins w:id="116" w:author="Jumppanen, Paavo (O&amp;A, Hobart)" w:date="2019-03-13T14:59:00Z"/>
        </w:rPr>
      </w:pPr>
      <w:ins w:id="117" w:author="Jumppanen, Paavo (O&amp;A, Hobart)" w:date="2019-03-13T15:00:00Z">
        <w:r>
          <w:rPr>
            <w:noProof/>
            <w:lang w:eastAsia="en-AU"/>
          </w:rPr>
          <w:drawing>
            <wp:inline distT="0" distB="0" distL="0" distR="0" wp14:anchorId="12776C0A" wp14:editId="4B2E411E">
              <wp:extent cx="5718337" cy="2061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19.5.BPs_Pr_SB_0.2SB0_.emf"/>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18337" cy="2061120"/>
                      </a:xfrm>
                      <a:prstGeom prst="rect">
                        <a:avLst/>
                      </a:prstGeom>
                    </pic:spPr>
                  </pic:pic>
                </a:graphicData>
              </a:graphic>
            </wp:inline>
          </w:drawing>
        </w:r>
      </w:ins>
    </w:p>
    <w:p w14:paraId="1E24A7C3" w14:textId="2F7DE937" w:rsidR="001157A7" w:rsidRDefault="001157A7" w:rsidP="001157A7">
      <w:pPr>
        <w:pStyle w:val="Caption"/>
        <w:rPr>
          <w:ins w:id="118" w:author="Jumppanen, Paavo (O&amp;A, Hobart)" w:date="2019-03-13T15:00:00Z"/>
        </w:rPr>
      </w:pPr>
      <w:ins w:id="119" w:author="Jumppanen, Paavo (O&amp;A, Hobart)" w:date="2019-03-13T15:00:00Z">
        <w:r>
          <w:t xml:space="preserve">Figure </w:t>
        </w:r>
        <w:r>
          <w:rPr>
            <w:noProof/>
          </w:rPr>
          <w:fldChar w:fldCharType="begin"/>
        </w:r>
        <w:r>
          <w:rPr>
            <w:noProof/>
          </w:rPr>
          <w:instrText xml:space="preserve"> SEQ Figure \* ARABIC </w:instrText>
        </w:r>
        <w:r>
          <w:rPr>
            <w:noProof/>
          </w:rPr>
          <w:fldChar w:fldCharType="separate"/>
        </w:r>
      </w:ins>
      <w:ins w:id="120" w:author="Jumppanen, Paavo (O&amp;A, Hobart)" w:date="2019-03-13T16:22:00Z">
        <w:r w:rsidR="009D1A57">
          <w:rPr>
            <w:noProof/>
          </w:rPr>
          <w:t>33</w:t>
        </w:r>
      </w:ins>
      <w:ins w:id="121" w:author="Jumppanen, Paavo (O&amp;A, Hobart)" w:date="2019-03-13T15:00:00Z">
        <w:r>
          <w:rPr>
            <w:noProof/>
          </w:rPr>
          <w:fldChar w:fldCharType="end"/>
        </w:r>
        <w:r>
          <w:t xml:space="preserve">. Big Eye reference case (B19.5). Probability SSB &gt; 0.2 SSB0 </w:t>
        </w:r>
        <w:r w:rsidRPr="007F2A82">
          <w:t>estimates, partitioned by assumptions (all models are encompassed within an individual colour set)</w:t>
        </w:r>
        <w:r>
          <w:t>.</w:t>
        </w:r>
      </w:ins>
    </w:p>
    <w:p w14:paraId="03ED9DFC" w14:textId="2834FA9D" w:rsidR="001157A7" w:rsidRDefault="00A77503" w:rsidP="0075413B">
      <w:pPr>
        <w:rPr>
          <w:ins w:id="122" w:author="Jumppanen, Paavo (O&amp;A, Hobart)" w:date="2019-03-13T14:55:00Z"/>
        </w:rPr>
      </w:pPr>
      <w:ins w:id="123" w:author="Jumppanen, Paavo (O&amp;A, Hobart)" w:date="2019-03-13T15:05:00Z">
        <w:r>
          <w:rPr>
            <w:noProof/>
            <w:lang w:eastAsia="en-AU"/>
          </w:rPr>
          <w:drawing>
            <wp:inline distT="0" distB="0" distL="0" distR="0" wp14:anchorId="137F1D99" wp14:editId="0C4565CE">
              <wp:extent cx="5490240" cy="30872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19.5.BPs.emf"/>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ins>
    </w:p>
    <w:p w14:paraId="3770CA46" w14:textId="69FEB6D3" w:rsidR="00A77503" w:rsidRDefault="00A77503" w:rsidP="00A77503">
      <w:pPr>
        <w:pStyle w:val="Caption"/>
        <w:rPr>
          <w:ins w:id="124" w:author="Jumppanen, Paavo (O&amp;A, Hobart)" w:date="2019-03-13T15:04:00Z"/>
        </w:rPr>
      </w:pPr>
      <w:ins w:id="125" w:author="Jumppanen, Paavo (O&amp;A, Hobart)" w:date="2019-03-13T15:04:00Z">
        <w:r>
          <w:t xml:space="preserve">Figure </w:t>
        </w:r>
        <w:r>
          <w:rPr>
            <w:noProof/>
          </w:rPr>
          <w:fldChar w:fldCharType="begin"/>
        </w:r>
        <w:r>
          <w:rPr>
            <w:noProof/>
          </w:rPr>
          <w:instrText xml:space="preserve"> SEQ Figure \* ARABIC </w:instrText>
        </w:r>
        <w:r>
          <w:rPr>
            <w:noProof/>
          </w:rPr>
          <w:fldChar w:fldCharType="separate"/>
        </w:r>
      </w:ins>
      <w:ins w:id="126" w:author="Jumppanen, Paavo (O&amp;A, Hobart)" w:date="2019-03-13T16:22:00Z">
        <w:r w:rsidR="009D1A57">
          <w:rPr>
            <w:noProof/>
          </w:rPr>
          <w:t>34</w:t>
        </w:r>
      </w:ins>
      <w:ins w:id="127" w:author="Jumppanen, Paavo (O&amp;A, Hobart)" w:date="2019-03-13T15:04:00Z">
        <w:r>
          <w:rPr>
            <w:noProof/>
          </w:rPr>
          <w:fldChar w:fldCharType="end"/>
        </w:r>
        <w:r>
          <w:t>. Big Eye reference case (B19.</w:t>
        </w:r>
        <w:r>
          <w:t>5</w:t>
        </w:r>
        <w:r>
          <w:t xml:space="preserve">). </w:t>
        </w:r>
        <w:r w:rsidRPr="008312FD">
          <w:t xml:space="preserve">Boxplots comparing candidate MPs with respect to key performance measures averaged over the period 2019 - 2038. Horizontal line is the median, boxes represent 25th - 75th percentiles, </w:t>
        </w:r>
        <w:proofErr w:type="gramStart"/>
        <w:r w:rsidRPr="008312FD">
          <w:t>thin</w:t>
        </w:r>
        <w:proofErr w:type="gramEnd"/>
        <w:r w:rsidRPr="008312FD">
          <w:t xml:space="preserve"> lines </w:t>
        </w:r>
        <w:r w:rsidRPr="008312FD">
          <w:lastRenderedPageBreak/>
          <w:t>represent 10th - 90th percentiles. Red and green horizontal lines represent the interim limit and target reference points for the mean SB/SBMSY performance measure. The horizontal dashed black line is 2016 catch.</w:t>
        </w:r>
      </w:ins>
    </w:p>
    <w:p w14:paraId="39F85748" w14:textId="3EAEA3B2" w:rsidR="001157A7" w:rsidRDefault="00A77503" w:rsidP="0075413B">
      <w:pPr>
        <w:rPr>
          <w:ins w:id="128" w:author="Jumppanen, Paavo (O&amp;A, Hobart)" w:date="2019-03-13T15:05:00Z"/>
        </w:rPr>
      </w:pPr>
      <w:ins w:id="129" w:author="Jumppanen, Paavo (O&amp;A, Hobart)" w:date="2019-03-13T15:06:00Z">
        <w:r>
          <w:rPr>
            <w:noProof/>
            <w:lang w:eastAsia="en-AU"/>
          </w:rPr>
          <w:drawing>
            <wp:inline distT="0" distB="0" distL="0" distR="0" wp14:anchorId="4CCAB496" wp14:editId="746F5B2B">
              <wp:extent cx="5490240" cy="30872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19.5.TOs.emf"/>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ins>
    </w:p>
    <w:p w14:paraId="764854F3" w14:textId="6B088779" w:rsidR="00A77503" w:rsidRDefault="00A77503" w:rsidP="00A77503">
      <w:pPr>
        <w:pStyle w:val="Caption"/>
        <w:rPr>
          <w:ins w:id="130" w:author="Jumppanen, Paavo (O&amp;A, Hobart)" w:date="2019-03-13T15:05:00Z"/>
        </w:rPr>
      </w:pPr>
      <w:ins w:id="131" w:author="Jumppanen, Paavo (O&amp;A, Hobart)" w:date="2019-03-13T15:05:00Z">
        <w:r>
          <w:t xml:space="preserve">Figure </w:t>
        </w:r>
        <w:r>
          <w:rPr>
            <w:noProof/>
          </w:rPr>
          <w:fldChar w:fldCharType="begin"/>
        </w:r>
        <w:r>
          <w:rPr>
            <w:noProof/>
          </w:rPr>
          <w:instrText xml:space="preserve"> SEQ Figure \* ARABIC </w:instrText>
        </w:r>
        <w:r>
          <w:rPr>
            <w:noProof/>
          </w:rPr>
          <w:fldChar w:fldCharType="separate"/>
        </w:r>
      </w:ins>
      <w:ins w:id="132" w:author="Jumppanen, Paavo (O&amp;A, Hobart)" w:date="2019-03-13T16:22:00Z">
        <w:r w:rsidR="009D1A57">
          <w:rPr>
            <w:noProof/>
          </w:rPr>
          <w:t>35</w:t>
        </w:r>
      </w:ins>
      <w:ins w:id="133" w:author="Jumppanen, Paavo (O&amp;A, Hobart)" w:date="2019-03-13T15:05:00Z">
        <w:r>
          <w:rPr>
            <w:noProof/>
          </w:rPr>
          <w:fldChar w:fldCharType="end"/>
        </w:r>
        <w:r>
          <w:t>. Big Eye reference case (B19.</w:t>
        </w:r>
      </w:ins>
      <w:ins w:id="134" w:author="Jumppanen, Paavo (O&amp;A, Hobart)" w:date="2019-03-13T15:13:00Z">
        <w:r w:rsidR="00C50F7A">
          <w:t>5</w:t>
        </w:r>
      </w:ins>
      <w:ins w:id="135" w:author="Jumppanen, Paavo (O&amp;A, Hobart)" w:date="2019-03-13T15:05:00Z">
        <w:r>
          <w:t xml:space="preserve">). </w:t>
        </w:r>
        <w:r w:rsidRPr="008312FD">
          <w:t>Trade-off plots comparing candidate MPs with respect to catch on the X-axis, and 4 other key performance measures on the Y-axis, each averaged over the period 2019 - 2038. Circle is the median, lines represent 10th-90th percentiles. Red and green horizontal lines represent the interim limit and target reference points for the mean SB/SBMSY performance measure. The dashed vertical black line is 2016 catch.</w:t>
        </w:r>
      </w:ins>
    </w:p>
    <w:p w14:paraId="5D5F4063" w14:textId="2DD5E03C" w:rsidR="00A77503" w:rsidRDefault="00A77503" w:rsidP="0075413B">
      <w:pPr>
        <w:rPr>
          <w:ins w:id="136" w:author="Jumppanen, Paavo (O&amp;A, Hobart)" w:date="2019-03-13T15:06:00Z"/>
        </w:rPr>
      </w:pPr>
      <w:ins w:id="137" w:author="Jumppanen, Paavo (O&amp;A, Hobart)" w:date="2019-03-13T15:06:00Z">
        <w:r>
          <w:rPr>
            <w:noProof/>
            <w:lang w:eastAsia="en-AU"/>
          </w:rPr>
          <w:drawing>
            <wp:inline distT="0" distB="0" distL="0" distR="0" wp14:anchorId="01082030" wp14:editId="13E11B15">
              <wp:extent cx="5490240" cy="308721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19.5.KobeMP.emf"/>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ins>
    </w:p>
    <w:p w14:paraId="3F5FE783" w14:textId="3F25EA40" w:rsidR="00A77503" w:rsidRDefault="00A77503" w:rsidP="00A77503">
      <w:pPr>
        <w:pStyle w:val="Caption"/>
        <w:rPr>
          <w:ins w:id="138" w:author="Jumppanen, Paavo (O&amp;A, Hobart)" w:date="2019-03-13T15:06:00Z"/>
        </w:rPr>
      </w:pPr>
      <w:ins w:id="139" w:author="Jumppanen, Paavo (O&amp;A, Hobart)" w:date="2019-03-13T15:06:00Z">
        <w:r>
          <w:t xml:space="preserve">Figure </w:t>
        </w:r>
        <w:r>
          <w:rPr>
            <w:noProof/>
          </w:rPr>
          <w:fldChar w:fldCharType="begin"/>
        </w:r>
        <w:r>
          <w:rPr>
            <w:noProof/>
          </w:rPr>
          <w:instrText xml:space="preserve"> SEQ Figure \* ARABIC </w:instrText>
        </w:r>
        <w:r>
          <w:rPr>
            <w:noProof/>
          </w:rPr>
          <w:fldChar w:fldCharType="separate"/>
        </w:r>
      </w:ins>
      <w:ins w:id="140" w:author="Jumppanen, Paavo (O&amp;A, Hobart)" w:date="2019-03-13T16:22:00Z">
        <w:r w:rsidR="009D1A57">
          <w:rPr>
            <w:noProof/>
          </w:rPr>
          <w:t>36</w:t>
        </w:r>
      </w:ins>
      <w:ins w:id="141" w:author="Jumppanen, Paavo (O&amp;A, Hobart)" w:date="2019-03-13T15:06:00Z">
        <w:r>
          <w:rPr>
            <w:noProof/>
          </w:rPr>
          <w:fldChar w:fldCharType="end"/>
        </w:r>
        <w:r>
          <w:t>. Big Eye reference case (B19.</w:t>
        </w:r>
      </w:ins>
      <w:ins w:id="142" w:author="Jumppanen, Paavo (O&amp;A, Hobart)" w:date="2019-03-13T15:14:00Z">
        <w:r w:rsidR="00C50F7A">
          <w:t>5</w:t>
        </w:r>
      </w:ins>
      <w:ins w:id="143" w:author="Jumppanen, Paavo (O&amp;A, Hobart)" w:date="2019-03-13T15:06:00Z">
        <w:r>
          <w:t xml:space="preserve">). </w:t>
        </w:r>
        <w:r w:rsidRPr="008312FD">
          <w:t>Kobe plot comparing candidate MPs on the basis of the expected 20 year average (2019-2038) performance. Circle is the median, lines represent 10th-90th percentiles.</w:t>
        </w:r>
      </w:ins>
    </w:p>
    <w:p w14:paraId="6F096EFD" w14:textId="616B8C0A" w:rsidR="00A77503" w:rsidRDefault="00A77503" w:rsidP="0075413B">
      <w:pPr>
        <w:rPr>
          <w:ins w:id="144" w:author="Jumppanen, Paavo (O&amp;A, Hobart)" w:date="2019-03-13T15:06:00Z"/>
        </w:rPr>
      </w:pPr>
      <w:ins w:id="145" w:author="Jumppanen, Paavo (O&amp;A, Hobart)" w:date="2019-03-13T15:07:00Z">
        <w:r>
          <w:rPr>
            <w:noProof/>
            <w:lang w:eastAsia="en-AU"/>
          </w:rPr>
          <w:lastRenderedPageBreak/>
          <w:drawing>
            <wp:inline distT="0" distB="0" distL="0" distR="0" wp14:anchorId="75E84940" wp14:editId="53851129">
              <wp:extent cx="5490240" cy="54902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19.5.KobeCols.em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28CDDB5F" w14:textId="6DAF801B" w:rsidR="00A77503" w:rsidRDefault="00A77503" w:rsidP="00A77503">
      <w:pPr>
        <w:pStyle w:val="Caption"/>
        <w:rPr>
          <w:ins w:id="146" w:author="Jumppanen, Paavo (O&amp;A, Hobart)" w:date="2019-03-13T15:07:00Z"/>
        </w:rPr>
      </w:pPr>
      <w:ins w:id="147" w:author="Jumppanen, Paavo (O&amp;A, Hobart)" w:date="2019-03-13T15:07:00Z">
        <w:r>
          <w:t xml:space="preserve">Figure </w:t>
        </w:r>
        <w:r>
          <w:rPr>
            <w:noProof/>
          </w:rPr>
          <w:fldChar w:fldCharType="begin"/>
        </w:r>
        <w:r>
          <w:rPr>
            <w:noProof/>
          </w:rPr>
          <w:instrText xml:space="preserve"> SEQ Figure \* ARABIC </w:instrText>
        </w:r>
        <w:r>
          <w:rPr>
            <w:noProof/>
          </w:rPr>
          <w:fldChar w:fldCharType="separate"/>
        </w:r>
      </w:ins>
      <w:ins w:id="148" w:author="Jumppanen, Paavo (O&amp;A, Hobart)" w:date="2019-03-13T16:22:00Z">
        <w:r w:rsidR="009D1A57">
          <w:rPr>
            <w:noProof/>
          </w:rPr>
          <w:t>37</w:t>
        </w:r>
      </w:ins>
      <w:ins w:id="149" w:author="Jumppanen, Paavo (O&amp;A, Hobart)" w:date="2019-03-13T15:07:00Z">
        <w:r>
          <w:rPr>
            <w:noProof/>
          </w:rPr>
          <w:fldChar w:fldCharType="end"/>
        </w:r>
        <w:r>
          <w:t xml:space="preserve">. </w:t>
        </w:r>
      </w:ins>
      <w:ins w:id="150" w:author="Jumppanen, Paavo (O&amp;A, Hobart)" w:date="2019-03-13T15:14:00Z">
        <w:r w:rsidR="00C50F7A">
          <w:t>Big Eye reference case (B19.</w:t>
        </w:r>
        <w:r w:rsidR="00C50F7A">
          <w:t>5</w:t>
        </w:r>
        <w:r w:rsidR="00C50F7A">
          <w:t xml:space="preserve">). </w:t>
        </w:r>
      </w:ins>
      <w:ins w:id="151" w:author="Jumppanen, Paavo (O&amp;A, Hobart)" w:date="2019-03-13T15:07:00Z">
        <w:r w:rsidRPr="008312FD">
          <w:t>Proportion of simulations in each of the Kobe quadrants over time for each of the candidate MPs. Historical estimates are included in the top panel. The lower panels are projections, with the first MP application indicated by the broken vertical line (2019).</w:t>
        </w:r>
      </w:ins>
    </w:p>
    <w:p w14:paraId="3DD8A5D2" w14:textId="4B949836" w:rsidR="00A77503" w:rsidRDefault="00A77503" w:rsidP="0075413B">
      <w:pPr>
        <w:rPr>
          <w:ins w:id="152" w:author="Jumppanen, Paavo (O&amp;A, Hobart)" w:date="2019-03-13T15:07:00Z"/>
        </w:rPr>
      </w:pPr>
      <w:ins w:id="153" w:author="Jumppanen, Paavo (O&amp;A, Hobart)" w:date="2019-03-13T15:08:00Z">
        <w:r>
          <w:rPr>
            <w:noProof/>
            <w:lang w:eastAsia="en-AU"/>
          </w:rPr>
          <w:lastRenderedPageBreak/>
          <w:drawing>
            <wp:inline distT="0" distB="0" distL="0" distR="0" wp14:anchorId="1EA03B5E" wp14:editId="4B38569B">
              <wp:extent cx="5490240" cy="54902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19.5.SSB_SSBMSY.emf"/>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3C2C5B9F" w14:textId="3D152412" w:rsidR="00A77503" w:rsidRDefault="00A77503" w:rsidP="00A77503">
      <w:pPr>
        <w:pStyle w:val="Caption"/>
        <w:rPr>
          <w:ins w:id="154" w:author="Jumppanen, Paavo (O&amp;A, Hobart)" w:date="2019-03-13T15:07:00Z"/>
        </w:rPr>
      </w:pPr>
      <w:ins w:id="155" w:author="Jumppanen, Paavo (O&amp;A, Hobart)" w:date="2019-03-13T15:07:00Z">
        <w:r>
          <w:t xml:space="preserve">Figure </w:t>
        </w:r>
        <w:r>
          <w:rPr>
            <w:noProof/>
          </w:rPr>
          <w:fldChar w:fldCharType="begin"/>
        </w:r>
        <w:r>
          <w:rPr>
            <w:noProof/>
          </w:rPr>
          <w:instrText xml:space="preserve"> SEQ Figure \* ARABIC </w:instrText>
        </w:r>
        <w:r>
          <w:rPr>
            <w:noProof/>
          </w:rPr>
          <w:fldChar w:fldCharType="separate"/>
        </w:r>
      </w:ins>
      <w:ins w:id="156" w:author="Jumppanen, Paavo (O&amp;A, Hobart)" w:date="2019-03-13T16:22:00Z">
        <w:r w:rsidR="009D1A57">
          <w:rPr>
            <w:noProof/>
          </w:rPr>
          <w:t>38</w:t>
        </w:r>
      </w:ins>
      <w:ins w:id="157" w:author="Jumppanen, Paavo (O&amp;A, Hobart)" w:date="2019-03-13T15:07:00Z">
        <w:r>
          <w:rPr>
            <w:noProof/>
          </w:rPr>
          <w:fldChar w:fldCharType="end"/>
        </w:r>
        <w:r>
          <w:t xml:space="preserve">. </w:t>
        </w:r>
      </w:ins>
      <w:ins w:id="158" w:author="Jumppanen, Paavo (O&amp;A, Hobart)" w:date="2019-03-13T15:14:00Z">
        <w:r w:rsidR="00C50F7A">
          <w:t>Big Eye reference case (B19.5</w:t>
        </w:r>
        <w:r w:rsidR="00C50F7A">
          <w:t xml:space="preserve">). </w:t>
        </w:r>
      </w:ins>
      <w:ins w:id="159" w:author="Jumppanen, Paavo (O&amp;A, Hobart)" w:date="2019-03-13T15:07:00Z">
        <w:r w:rsidRPr="008312FD">
          <w:t xml:space="preserve">Time series of spawning stock size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sidRPr="008312FD">
          <w:t>the</w:t>
        </w:r>
        <w:proofErr w:type="gramEnd"/>
        <w:r w:rsidRPr="008312FD">
          <w:t xml:space="preserve"> light shaded ribbon represents the 10th-90th percentiles. Thick broken lines represent the interim target (green) and limit (red) reference points. The 3 thin coloured lines represent examples of individual realizations (the same OM scenarios across MPs and performance measures), to illustrate that individual variability greatly exceeds the median.</w:t>
        </w:r>
      </w:ins>
    </w:p>
    <w:p w14:paraId="32F04450" w14:textId="55011FA0" w:rsidR="00A77503" w:rsidRDefault="00A77503" w:rsidP="0075413B">
      <w:pPr>
        <w:rPr>
          <w:ins w:id="160" w:author="Jumppanen, Paavo (O&amp;A, Hobart)" w:date="2019-03-13T15:08:00Z"/>
        </w:rPr>
      </w:pPr>
      <w:ins w:id="161" w:author="Jumppanen, Paavo (O&amp;A, Hobart)" w:date="2019-03-13T15:08:00Z">
        <w:r>
          <w:rPr>
            <w:noProof/>
            <w:lang w:eastAsia="en-AU"/>
          </w:rPr>
          <w:lastRenderedPageBreak/>
          <w:drawing>
            <wp:inline distT="0" distB="0" distL="0" distR="0" wp14:anchorId="272718C4" wp14:editId="3B5CDD2F">
              <wp:extent cx="5490240" cy="5490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19.5.F_FMSY.e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5012B8F6" w14:textId="29F639B8" w:rsidR="00A77503" w:rsidRDefault="00A77503" w:rsidP="00A77503">
      <w:pPr>
        <w:pStyle w:val="Caption"/>
        <w:rPr>
          <w:ins w:id="162" w:author="Jumppanen, Paavo (O&amp;A, Hobart)" w:date="2019-03-13T15:08:00Z"/>
        </w:rPr>
      </w:pPr>
      <w:ins w:id="163" w:author="Jumppanen, Paavo (O&amp;A, Hobart)" w:date="2019-03-13T15:08:00Z">
        <w:r>
          <w:t xml:space="preserve">Figure </w:t>
        </w:r>
        <w:r>
          <w:rPr>
            <w:noProof/>
          </w:rPr>
          <w:fldChar w:fldCharType="begin"/>
        </w:r>
        <w:r>
          <w:rPr>
            <w:noProof/>
          </w:rPr>
          <w:instrText xml:space="preserve"> SEQ Figure \* ARABIC </w:instrText>
        </w:r>
        <w:r>
          <w:rPr>
            <w:noProof/>
          </w:rPr>
          <w:fldChar w:fldCharType="separate"/>
        </w:r>
      </w:ins>
      <w:ins w:id="164" w:author="Jumppanen, Paavo (O&amp;A, Hobart)" w:date="2019-03-13T16:22:00Z">
        <w:r w:rsidR="009D1A57">
          <w:rPr>
            <w:noProof/>
          </w:rPr>
          <w:t>39</w:t>
        </w:r>
      </w:ins>
      <w:ins w:id="165" w:author="Jumppanen, Paavo (O&amp;A, Hobart)" w:date="2019-03-13T15:08:00Z">
        <w:r>
          <w:rPr>
            <w:noProof/>
          </w:rPr>
          <w:fldChar w:fldCharType="end"/>
        </w:r>
        <w:r>
          <w:t xml:space="preserve">. </w:t>
        </w:r>
      </w:ins>
      <w:ins w:id="166" w:author="Jumppanen, Paavo (O&amp;A, Hobart)" w:date="2019-03-13T15:14:00Z">
        <w:r w:rsidR="00C50F7A">
          <w:t>Big Eye reference case (B19.5</w:t>
        </w:r>
        <w:r w:rsidR="00C50F7A">
          <w:t xml:space="preserve">). </w:t>
        </w:r>
      </w:ins>
      <w:ins w:id="167" w:author="Jumppanen, Paavo (O&amp;A, Hobart)" w:date="2019-03-13T15:08:00Z">
        <w:r>
          <w:rPr>
            <w:i w:val="0"/>
            <w:iCs w:val="0"/>
            <w:sz w:val="17"/>
            <w:szCs w:val="17"/>
          </w:rPr>
          <w:t xml:space="preserve">Time series of fishing intensity (Upper bound truncated at F = 3)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Pr>
            <w:i w:val="0"/>
            <w:iCs w:val="0"/>
            <w:sz w:val="17"/>
            <w:szCs w:val="17"/>
          </w:rPr>
          <w:t>the</w:t>
        </w:r>
        <w:proofErr w:type="gramEnd"/>
        <w:r>
          <w:rPr>
            <w:i w:val="0"/>
            <w:iCs w:val="0"/>
            <w:sz w:val="17"/>
            <w:szCs w:val="17"/>
          </w:rPr>
          <w:t xml:space="preserve"> light shaded ribbon represents the 10th-90th percentiles. Thick broken lines represent the interim target (green) and limit (red) reference points. The 3 thin coloured lines represent examples of individual realizations (the same OM scenarios across MPs and performance measures), to illustrate that individual variability greatly exceeds the median</w:t>
        </w:r>
        <w:r w:rsidRPr="008312FD">
          <w:t>.</w:t>
        </w:r>
      </w:ins>
    </w:p>
    <w:p w14:paraId="230D4B69" w14:textId="227CC8A9" w:rsidR="00A77503" w:rsidRDefault="00A77503" w:rsidP="0075413B">
      <w:pPr>
        <w:rPr>
          <w:ins w:id="168" w:author="Jumppanen, Paavo (O&amp;A, Hobart)" w:date="2019-03-13T15:08:00Z"/>
        </w:rPr>
      </w:pPr>
      <w:ins w:id="169" w:author="Jumppanen, Paavo (O&amp;A, Hobart)" w:date="2019-03-13T15:09:00Z">
        <w:r>
          <w:rPr>
            <w:noProof/>
            <w:lang w:eastAsia="en-AU"/>
          </w:rPr>
          <w:lastRenderedPageBreak/>
          <w:drawing>
            <wp:inline distT="0" distB="0" distL="0" distR="0" wp14:anchorId="282AC2E1" wp14:editId="3943EDC5">
              <wp:extent cx="5490240" cy="54902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19.5.C.em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6DE1E180" w14:textId="30208BF1" w:rsidR="00A77503" w:rsidRDefault="00A77503" w:rsidP="00A77503">
      <w:pPr>
        <w:pStyle w:val="Caption"/>
        <w:rPr>
          <w:ins w:id="170" w:author="Jumppanen, Paavo (O&amp;A, Hobart)" w:date="2019-03-13T15:08:00Z"/>
        </w:rPr>
      </w:pPr>
      <w:ins w:id="171" w:author="Jumppanen, Paavo (O&amp;A, Hobart)" w:date="2019-03-13T15:08:00Z">
        <w:r>
          <w:t xml:space="preserve">Figure </w:t>
        </w:r>
        <w:r>
          <w:rPr>
            <w:noProof/>
          </w:rPr>
          <w:fldChar w:fldCharType="begin"/>
        </w:r>
        <w:r>
          <w:rPr>
            <w:noProof/>
          </w:rPr>
          <w:instrText xml:space="preserve"> SEQ Figure \* ARABIC </w:instrText>
        </w:r>
        <w:r>
          <w:rPr>
            <w:noProof/>
          </w:rPr>
          <w:fldChar w:fldCharType="separate"/>
        </w:r>
      </w:ins>
      <w:ins w:id="172" w:author="Jumppanen, Paavo (O&amp;A, Hobart)" w:date="2019-03-13T16:22:00Z">
        <w:r w:rsidR="009D1A57">
          <w:rPr>
            <w:noProof/>
          </w:rPr>
          <w:t>40</w:t>
        </w:r>
      </w:ins>
      <w:ins w:id="173" w:author="Jumppanen, Paavo (O&amp;A, Hobart)" w:date="2019-03-13T15:08:00Z">
        <w:r>
          <w:rPr>
            <w:noProof/>
          </w:rPr>
          <w:fldChar w:fldCharType="end"/>
        </w:r>
        <w:r>
          <w:t xml:space="preserve">. </w:t>
        </w:r>
      </w:ins>
      <w:ins w:id="174" w:author="Jumppanen, Paavo (O&amp;A, Hobart)" w:date="2019-03-13T15:15:00Z">
        <w:r w:rsidR="00C50F7A">
          <w:t>Big Eye reference case (B19.5</w:t>
        </w:r>
        <w:r w:rsidR="00C50F7A">
          <w:t xml:space="preserve">). </w:t>
        </w:r>
      </w:ins>
      <w:ins w:id="175" w:author="Jumppanen, Paavo (O&amp;A, Hobart)" w:date="2019-03-13T15:08:00Z">
        <w:r w:rsidRPr="008312FD">
          <w:rPr>
            <w:i w:val="0"/>
            <w:iCs w:val="0"/>
            <w:sz w:val="17"/>
            <w:szCs w:val="17"/>
          </w:rPr>
          <w:t xml:space="preserve">Time series of catch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sidRPr="008312FD">
          <w:rPr>
            <w:i w:val="0"/>
            <w:iCs w:val="0"/>
            <w:sz w:val="17"/>
            <w:szCs w:val="17"/>
          </w:rPr>
          <w:t>the</w:t>
        </w:r>
        <w:proofErr w:type="gramEnd"/>
        <w:r w:rsidRPr="008312FD">
          <w:rPr>
            <w:i w:val="0"/>
            <w:iCs w:val="0"/>
            <w:sz w:val="17"/>
            <w:szCs w:val="17"/>
          </w:rPr>
          <w:t xml:space="preserve"> light shaded ribbon represents the 10th-90th percentiles. The broken black horizontal line represents recent (2016) catch. The 3 thin coloured lines represent examples of individual realizations (the same OM scenarios across MPs and performance measures), to illustrate that individual variability greatly exceeds the median</w:t>
        </w:r>
        <w:r w:rsidRPr="008312FD">
          <w:t>.</w:t>
        </w:r>
      </w:ins>
    </w:p>
    <w:p w14:paraId="749E2B4A" w14:textId="77777777" w:rsidR="00A77503" w:rsidRDefault="00A77503" w:rsidP="0075413B">
      <w:pPr>
        <w:rPr>
          <w:ins w:id="176" w:author="Jumppanen, Paavo (O&amp;A, Hobart)" w:date="2019-03-13T15:12:00Z"/>
        </w:rPr>
      </w:pPr>
    </w:p>
    <w:p w14:paraId="1C72EE0E" w14:textId="7DF4BC0A" w:rsidR="00C50F7A" w:rsidRDefault="00C50F7A" w:rsidP="00C50F7A">
      <w:pPr>
        <w:pStyle w:val="Caption"/>
        <w:rPr>
          <w:ins w:id="177" w:author="Jumppanen, Paavo (O&amp;A, Hobart)" w:date="2019-03-13T15:12:00Z"/>
        </w:rPr>
      </w:pPr>
      <w:ins w:id="178" w:author="Jumppanen, Paavo (O&amp;A, Hobart)" w:date="2019-03-13T15:12:00Z">
        <w:r>
          <w:t xml:space="preserve">Table </w:t>
        </w:r>
        <w:r>
          <w:rPr>
            <w:noProof/>
          </w:rPr>
          <w:fldChar w:fldCharType="begin"/>
        </w:r>
        <w:r>
          <w:rPr>
            <w:noProof/>
          </w:rPr>
          <w:instrText xml:space="preserve"> SEQ Table \* ARABIC </w:instrText>
        </w:r>
        <w:r>
          <w:rPr>
            <w:noProof/>
          </w:rPr>
          <w:fldChar w:fldCharType="separate"/>
        </w:r>
      </w:ins>
      <w:ins w:id="179" w:author="Jumppanen, Paavo (O&amp;A, Hobart)" w:date="2019-03-13T16:22:00Z">
        <w:r w:rsidR="009D1A57">
          <w:rPr>
            <w:noProof/>
          </w:rPr>
          <w:t>3</w:t>
        </w:r>
      </w:ins>
      <w:ins w:id="180" w:author="Jumppanen, Paavo (O&amp;A, Hobart)" w:date="2019-03-13T15:12:00Z">
        <w:r>
          <w:rPr>
            <w:noProof/>
          </w:rPr>
          <w:fldChar w:fldCharType="end"/>
        </w:r>
        <w:r>
          <w:t xml:space="preserve">. </w:t>
        </w:r>
        <w:r>
          <w:t>Big Eye Reference case (</w:t>
        </w:r>
      </w:ins>
      <w:ins w:id="181" w:author="Jumppanen, Paavo (O&amp;A, Hobart)" w:date="2019-03-13T15:13:00Z">
        <w:r>
          <w:t>B19.5</w:t>
        </w:r>
      </w:ins>
      <w:ins w:id="182" w:author="Jumppanen, Paavo (O&amp;A, Hobart)" w:date="2019-03-13T15:12:00Z">
        <w:r>
          <w:t>)</w:t>
        </w:r>
      </w:ins>
      <w:ins w:id="183" w:author="Jumppanen, Paavo (O&amp;A, Hobart)" w:date="2019-03-13T15:13:00Z">
        <w:r>
          <w:t xml:space="preserve">. </w:t>
        </w:r>
      </w:ins>
      <w:ins w:id="184" w:author="Jumppanen, Paavo (O&amp;A, Hobart)" w:date="2019-03-13T15:12:00Z">
        <w:r w:rsidRPr="00174F25">
          <w:t>Performance of candidate MPs with respect to key performance measures (averaged over the period 2019-2038)</w:t>
        </w:r>
        <w:r>
          <w:t xml:space="preserve"> for grid B19.0</w:t>
        </w:r>
        <w:r w:rsidRPr="00174F25">
          <w:t>. Shading indicates the relative performance (darker = better).</w:t>
        </w:r>
      </w:ins>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1379"/>
        <w:gridCol w:w="1121"/>
        <w:gridCol w:w="1269"/>
        <w:gridCol w:w="1561"/>
        <w:gridCol w:w="1409"/>
      </w:tblGrid>
      <w:tr w:rsidR="00C50F7A" w:rsidRPr="00950BDB" w14:paraId="7E817851" w14:textId="77777777" w:rsidTr="009656FF">
        <w:trPr>
          <w:trHeight w:val="300"/>
          <w:ins w:id="185" w:author="Jumppanen, Paavo (O&amp;A, Hobart)" w:date="2019-03-13T15:12:00Z"/>
        </w:trPr>
        <w:tc>
          <w:tcPr>
            <w:tcW w:w="0" w:type="auto"/>
            <w:shd w:val="clear" w:color="auto" w:fill="auto"/>
            <w:noWrap/>
            <w:vAlign w:val="bottom"/>
          </w:tcPr>
          <w:p w14:paraId="002352C0" w14:textId="77777777" w:rsidR="00C50F7A" w:rsidRPr="00950BDB" w:rsidRDefault="00C50F7A" w:rsidP="009656FF">
            <w:pPr>
              <w:spacing w:after="0" w:line="240" w:lineRule="auto"/>
              <w:jc w:val="center"/>
              <w:rPr>
                <w:ins w:id="186" w:author="Jumppanen, Paavo (O&amp;A, Hobart)" w:date="2019-03-13T15:12:00Z"/>
                <w:rFonts w:ascii="Calibri" w:eastAsia="Times New Roman" w:hAnsi="Calibri" w:cs="Times New Roman"/>
                <w:b/>
                <w:color w:val="000000"/>
                <w:sz w:val="18"/>
                <w:lang w:eastAsia="en-AU"/>
              </w:rPr>
            </w:pPr>
          </w:p>
        </w:tc>
        <w:tc>
          <w:tcPr>
            <w:tcW w:w="0" w:type="auto"/>
            <w:gridSpan w:val="5"/>
            <w:shd w:val="clear" w:color="auto" w:fill="auto"/>
            <w:noWrap/>
            <w:vAlign w:val="bottom"/>
          </w:tcPr>
          <w:p w14:paraId="662A440C" w14:textId="77777777" w:rsidR="00C50F7A" w:rsidRPr="00307CFC" w:rsidRDefault="00C50F7A" w:rsidP="009656FF">
            <w:pPr>
              <w:spacing w:after="0" w:line="240" w:lineRule="auto"/>
              <w:jc w:val="center"/>
              <w:rPr>
                <w:ins w:id="187" w:author="Jumppanen, Paavo (O&amp;A, Hobart)" w:date="2019-03-13T15:12:00Z"/>
                <w:rFonts w:ascii="Calibri" w:eastAsia="Times New Roman" w:hAnsi="Calibri" w:cs="Times New Roman"/>
                <w:b/>
                <w:color w:val="000000"/>
                <w:sz w:val="18"/>
                <w:lang w:eastAsia="en-AU"/>
              </w:rPr>
            </w:pPr>
            <w:ins w:id="188" w:author="Jumppanen, Paavo (O&amp;A, Hobart)" w:date="2019-03-13T15:12:00Z">
              <w:r w:rsidRPr="00307CFC">
                <w:rPr>
                  <w:rFonts w:ascii="Calibri" w:eastAsia="Times New Roman" w:hAnsi="Calibri" w:cs="Times New Roman"/>
                  <w:b/>
                  <w:color w:val="000000"/>
                  <w:sz w:val="18"/>
                  <w:lang w:eastAsia="en-AU"/>
                </w:rPr>
                <w:t>Performance Measure</w:t>
              </w:r>
            </w:ins>
          </w:p>
        </w:tc>
      </w:tr>
      <w:tr w:rsidR="00C50F7A" w:rsidRPr="00950BDB" w14:paraId="06594319" w14:textId="77777777" w:rsidTr="009656FF">
        <w:trPr>
          <w:trHeight w:val="300"/>
          <w:ins w:id="189" w:author="Jumppanen, Paavo (O&amp;A, Hobart)" w:date="2019-03-13T15:12:00Z"/>
        </w:trPr>
        <w:tc>
          <w:tcPr>
            <w:tcW w:w="0" w:type="auto"/>
            <w:shd w:val="clear" w:color="auto" w:fill="auto"/>
            <w:noWrap/>
            <w:vAlign w:val="bottom"/>
            <w:hideMark/>
          </w:tcPr>
          <w:p w14:paraId="47F1C299" w14:textId="77777777" w:rsidR="00C50F7A" w:rsidRPr="00950BDB" w:rsidRDefault="00C50F7A" w:rsidP="009656FF">
            <w:pPr>
              <w:spacing w:after="0" w:line="240" w:lineRule="auto"/>
              <w:jc w:val="center"/>
              <w:rPr>
                <w:ins w:id="190" w:author="Jumppanen, Paavo (O&amp;A, Hobart)" w:date="2019-03-13T15:12:00Z"/>
                <w:rFonts w:ascii="Calibri" w:eastAsia="Times New Roman" w:hAnsi="Calibri" w:cs="Times New Roman"/>
                <w:b/>
                <w:color w:val="000000"/>
                <w:sz w:val="18"/>
                <w:lang w:eastAsia="en-AU"/>
              </w:rPr>
            </w:pPr>
            <w:ins w:id="191" w:author="Jumppanen, Paavo (O&amp;A, Hobart)" w:date="2019-03-13T15:12:00Z">
              <w:r w:rsidRPr="00950BDB">
                <w:rPr>
                  <w:rFonts w:ascii="Calibri" w:eastAsia="Times New Roman" w:hAnsi="Calibri" w:cs="Times New Roman"/>
                  <w:b/>
                  <w:color w:val="000000"/>
                  <w:sz w:val="18"/>
                  <w:lang w:eastAsia="en-AU"/>
                </w:rPr>
                <w:t>Management Procedure</w:t>
              </w:r>
            </w:ins>
          </w:p>
        </w:tc>
        <w:tc>
          <w:tcPr>
            <w:tcW w:w="0" w:type="auto"/>
            <w:shd w:val="clear" w:color="auto" w:fill="auto"/>
            <w:noWrap/>
            <w:vAlign w:val="bottom"/>
            <w:hideMark/>
          </w:tcPr>
          <w:p w14:paraId="20C33523" w14:textId="77777777" w:rsidR="00C50F7A" w:rsidRPr="00950BDB" w:rsidRDefault="00C50F7A" w:rsidP="009656FF">
            <w:pPr>
              <w:spacing w:after="0" w:line="240" w:lineRule="auto"/>
              <w:jc w:val="center"/>
              <w:rPr>
                <w:ins w:id="192" w:author="Jumppanen, Paavo (O&amp;A, Hobart)" w:date="2019-03-13T15:12:00Z"/>
                <w:rFonts w:ascii="Calibri" w:eastAsia="Times New Roman" w:hAnsi="Calibri" w:cs="Times New Roman"/>
                <w:color w:val="000000"/>
                <w:sz w:val="18"/>
                <w:lang w:eastAsia="en-AU"/>
              </w:rPr>
            </w:pPr>
            <w:ins w:id="193" w:author="Jumppanen, Paavo (O&amp;A, Hobart)" w:date="2019-03-13T15:12:00Z">
              <w:r w:rsidRPr="00950BDB">
                <w:rPr>
                  <w:rFonts w:ascii="Calibri" w:eastAsia="Times New Roman" w:hAnsi="Calibri" w:cs="Times New Roman"/>
                  <w:color w:val="000000"/>
                  <w:sz w:val="18"/>
                  <w:lang w:eastAsia="en-AU"/>
                </w:rPr>
                <w:t>SB/SB</w:t>
              </w:r>
              <w:r w:rsidRPr="00950BDB">
                <w:rPr>
                  <w:rFonts w:ascii="Calibri" w:eastAsia="Times New Roman" w:hAnsi="Calibri" w:cs="Times New Roman"/>
                  <w:color w:val="000000"/>
                  <w:sz w:val="18"/>
                  <w:vertAlign w:val="subscript"/>
                  <w:lang w:eastAsia="en-AU"/>
                </w:rPr>
                <w:t>MSY</w:t>
              </w:r>
            </w:ins>
          </w:p>
        </w:tc>
        <w:tc>
          <w:tcPr>
            <w:tcW w:w="0" w:type="auto"/>
            <w:shd w:val="clear" w:color="auto" w:fill="auto"/>
            <w:noWrap/>
            <w:vAlign w:val="bottom"/>
            <w:hideMark/>
          </w:tcPr>
          <w:p w14:paraId="7BDA331D" w14:textId="77777777" w:rsidR="00C50F7A" w:rsidRPr="00950BDB" w:rsidRDefault="00C50F7A" w:rsidP="009656FF">
            <w:pPr>
              <w:spacing w:after="0" w:line="240" w:lineRule="auto"/>
              <w:jc w:val="center"/>
              <w:rPr>
                <w:ins w:id="194" w:author="Jumppanen, Paavo (O&amp;A, Hobart)" w:date="2019-03-13T15:12:00Z"/>
                <w:rFonts w:ascii="Calibri" w:eastAsia="Times New Roman" w:hAnsi="Calibri" w:cs="Times New Roman"/>
                <w:color w:val="000000"/>
                <w:sz w:val="18"/>
                <w:lang w:eastAsia="en-AU"/>
              </w:rPr>
            </w:pPr>
            <w:proofErr w:type="spellStart"/>
            <w:ins w:id="195" w:author="Jumppanen, Paavo (O&amp;A, Hobart)" w:date="2019-03-13T15:12:00Z">
              <w:r w:rsidRPr="00950BDB">
                <w:rPr>
                  <w:rFonts w:ascii="Calibri" w:eastAsia="Times New Roman" w:hAnsi="Calibri" w:cs="Times New Roman"/>
                  <w:color w:val="000000"/>
                  <w:sz w:val="18"/>
                  <w:lang w:eastAsia="en-AU"/>
                </w:rPr>
                <w:t>Prob</w:t>
              </w:r>
              <w:proofErr w:type="spellEnd"/>
              <w:r w:rsidRPr="00950BDB">
                <w:rPr>
                  <w:rFonts w:ascii="Calibri" w:eastAsia="Times New Roman" w:hAnsi="Calibri" w:cs="Times New Roman"/>
                  <w:color w:val="000000"/>
                  <w:sz w:val="18"/>
                  <w:lang w:eastAsia="en-AU"/>
                </w:rPr>
                <w:t>(Green)</w:t>
              </w:r>
            </w:ins>
          </w:p>
        </w:tc>
        <w:tc>
          <w:tcPr>
            <w:tcW w:w="0" w:type="auto"/>
            <w:shd w:val="clear" w:color="auto" w:fill="auto"/>
            <w:noWrap/>
            <w:vAlign w:val="bottom"/>
            <w:hideMark/>
          </w:tcPr>
          <w:p w14:paraId="7CE7D099" w14:textId="77777777" w:rsidR="00C50F7A" w:rsidRPr="00950BDB" w:rsidRDefault="00C50F7A" w:rsidP="009656FF">
            <w:pPr>
              <w:spacing w:after="0" w:line="240" w:lineRule="auto"/>
              <w:jc w:val="center"/>
              <w:rPr>
                <w:ins w:id="196" w:author="Jumppanen, Paavo (O&amp;A, Hobart)" w:date="2019-03-13T15:12:00Z"/>
                <w:rFonts w:ascii="Calibri" w:eastAsia="Times New Roman" w:hAnsi="Calibri" w:cs="Times New Roman"/>
                <w:color w:val="000000"/>
                <w:sz w:val="18"/>
                <w:lang w:eastAsia="en-AU"/>
              </w:rPr>
            </w:pPr>
            <w:proofErr w:type="spellStart"/>
            <w:ins w:id="197" w:author="Jumppanen, Paavo (O&amp;A, Hobart)" w:date="2019-03-13T15:12:00Z">
              <w:r w:rsidRPr="00950BDB">
                <w:rPr>
                  <w:rFonts w:ascii="Calibri" w:eastAsia="Times New Roman" w:hAnsi="Calibri" w:cs="Times New Roman"/>
                  <w:color w:val="000000"/>
                  <w:sz w:val="18"/>
                  <w:lang w:eastAsia="en-AU"/>
                </w:rPr>
                <w:t>Prob</w:t>
              </w:r>
              <w:proofErr w:type="spellEnd"/>
              <w:r w:rsidRPr="00950BDB">
                <w:rPr>
                  <w:rFonts w:ascii="Calibri" w:eastAsia="Times New Roman" w:hAnsi="Calibri" w:cs="Times New Roman"/>
                  <w:color w:val="000000"/>
                  <w:sz w:val="18"/>
                  <w:lang w:eastAsia="en-AU"/>
                </w:rPr>
                <w:t>(SB&gt;limit)</w:t>
              </w:r>
            </w:ins>
          </w:p>
        </w:tc>
        <w:tc>
          <w:tcPr>
            <w:tcW w:w="0" w:type="auto"/>
            <w:shd w:val="clear" w:color="auto" w:fill="auto"/>
            <w:noWrap/>
            <w:vAlign w:val="bottom"/>
            <w:hideMark/>
          </w:tcPr>
          <w:p w14:paraId="643A8187" w14:textId="77777777" w:rsidR="00C50F7A" w:rsidRPr="00950BDB" w:rsidRDefault="00C50F7A" w:rsidP="009656FF">
            <w:pPr>
              <w:spacing w:after="0" w:line="240" w:lineRule="auto"/>
              <w:jc w:val="center"/>
              <w:rPr>
                <w:ins w:id="198" w:author="Jumppanen, Paavo (O&amp;A, Hobart)" w:date="2019-03-13T15:12:00Z"/>
                <w:rFonts w:ascii="Calibri" w:eastAsia="Times New Roman" w:hAnsi="Calibri" w:cs="Times New Roman"/>
                <w:color w:val="000000"/>
                <w:sz w:val="18"/>
                <w:lang w:eastAsia="en-AU"/>
              </w:rPr>
            </w:pPr>
            <w:ins w:id="199" w:author="Jumppanen, Paavo (O&amp;A, Hobart)" w:date="2019-03-13T15:12:00Z">
              <w:r w:rsidRPr="00950BDB">
                <w:rPr>
                  <w:rFonts w:ascii="Calibri" w:eastAsia="Times New Roman" w:hAnsi="Calibri" w:cs="Times New Roman"/>
                  <w:color w:val="000000"/>
                  <w:sz w:val="18"/>
                  <w:lang w:eastAsia="en-AU"/>
                </w:rPr>
                <w:t>Mean Catch</w:t>
              </w:r>
            </w:ins>
          </w:p>
        </w:tc>
        <w:tc>
          <w:tcPr>
            <w:tcW w:w="0" w:type="auto"/>
            <w:shd w:val="clear" w:color="auto" w:fill="auto"/>
            <w:noWrap/>
            <w:vAlign w:val="bottom"/>
            <w:hideMark/>
          </w:tcPr>
          <w:p w14:paraId="3388134D" w14:textId="77777777" w:rsidR="00C50F7A" w:rsidRPr="00950BDB" w:rsidRDefault="00C50F7A" w:rsidP="009656FF">
            <w:pPr>
              <w:spacing w:after="0" w:line="240" w:lineRule="auto"/>
              <w:jc w:val="center"/>
              <w:rPr>
                <w:ins w:id="200" w:author="Jumppanen, Paavo (O&amp;A, Hobart)" w:date="2019-03-13T15:12:00Z"/>
                <w:rFonts w:ascii="Calibri" w:eastAsia="Times New Roman" w:hAnsi="Calibri" w:cs="Times New Roman"/>
                <w:color w:val="000000"/>
                <w:sz w:val="18"/>
                <w:lang w:eastAsia="en-AU"/>
              </w:rPr>
            </w:pPr>
            <w:ins w:id="201" w:author="Jumppanen, Paavo (O&amp;A, Hobart)" w:date="2019-03-13T15:12:00Z">
              <w:r w:rsidRPr="00950BDB">
                <w:rPr>
                  <w:rFonts w:ascii="Calibri" w:eastAsia="Times New Roman" w:hAnsi="Calibri" w:cs="Times New Roman"/>
                  <w:color w:val="000000"/>
                  <w:sz w:val="18"/>
                  <w:lang w:eastAsia="en-AU"/>
                </w:rPr>
                <w:t>Catch Variability</w:t>
              </w:r>
            </w:ins>
          </w:p>
        </w:tc>
      </w:tr>
      <w:tr w:rsidR="00C50F7A" w:rsidRPr="00950BDB" w14:paraId="720AED63" w14:textId="77777777" w:rsidTr="009656FF">
        <w:trPr>
          <w:trHeight w:val="300"/>
          <w:ins w:id="202" w:author="Jumppanen, Paavo (O&amp;A, Hobart)" w:date="2019-03-13T15:12:00Z"/>
        </w:trPr>
        <w:tc>
          <w:tcPr>
            <w:tcW w:w="0" w:type="auto"/>
            <w:shd w:val="clear" w:color="auto" w:fill="auto"/>
            <w:noWrap/>
            <w:vAlign w:val="bottom"/>
            <w:hideMark/>
          </w:tcPr>
          <w:p w14:paraId="296FCC8E" w14:textId="77777777" w:rsidR="00C50F7A" w:rsidRPr="00950BDB" w:rsidRDefault="00C50F7A" w:rsidP="009656FF">
            <w:pPr>
              <w:spacing w:after="0" w:line="240" w:lineRule="auto"/>
              <w:jc w:val="center"/>
              <w:rPr>
                <w:ins w:id="203" w:author="Jumppanen, Paavo (O&amp;A, Hobart)" w:date="2019-03-13T15:12:00Z"/>
                <w:rFonts w:ascii="Calibri" w:eastAsia="Times New Roman" w:hAnsi="Calibri" w:cs="Times New Roman"/>
                <w:color w:val="000000"/>
                <w:sz w:val="18"/>
                <w:lang w:eastAsia="en-AU"/>
              </w:rPr>
            </w:pPr>
            <w:ins w:id="204" w:author="Jumppanen, Paavo (O&amp;A, Hobart)" w:date="2019-03-13T15:12:00Z">
              <w:r>
                <w:rPr>
                  <w:rFonts w:ascii="Calibri" w:eastAsia="Times New Roman" w:hAnsi="Calibri" w:cs="Times New Roman"/>
                  <w:color w:val="000000"/>
                  <w:sz w:val="18"/>
                  <w:lang w:eastAsia="en-AU"/>
                </w:rPr>
                <w:t>PT41.t15.Gk.mean-0.5</w:t>
              </w:r>
            </w:ins>
          </w:p>
        </w:tc>
        <w:tc>
          <w:tcPr>
            <w:tcW w:w="0" w:type="auto"/>
            <w:shd w:val="clear" w:color="000000" w:fill="F5F5F5"/>
            <w:noWrap/>
            <w:vAlign w:val="bottom"/>
            <w:hideMark/>
          </w:tcPr>
          <w:p w14:paraId="41073F73" w14:textId="77777777" w:rsidR="00C50F7A" w:rsidRPr="00950BDB" w:rsidRDefault="00C50F7A" w:rsidP="009656FF">
            <w:pPr>
              <w:spacing w:after="0" w:line="240" w:lineRule="auto"/>
              <w:jc w:val="right"/>
              <w:rPr>
                <w:ins w:id="205" w:author="Jumppanen, Paavo (O&amp;A, Hobart)" w:date="2019-03-13T15:12:00Z"/>
                <w:rFonts w:ascii="Calibri" w:eastAsia="Times New Roman" w:hAnsi="Calibri" w:cs="Times New Roman"/>
                <w:color w:val="000000"/>
                <w:sz w:val="18"/>
                <w:lang w:eastAsia="en-AU"/>
              </w:rPr>
            </w:pPr>
            <w:ins w:id="206" w:author="Jumppanen, Paavo (O&amp;A, Hobart)" w:date="2019-03-13T15:12:00Z">
              <w:r w:rsidRPr="000B7E40">
                <w:rPr>
                  <w:rFonts w:ascii="Calibri" w:eastAsia="Times New Roman" w:hAnsi="Calibri" w:cs="Times New Roman"/>
                  <w:color w:val="000000"/>
                  <w:sz w:val="18"/>
                  <w:lang w:eastAsia="en-AU"/>
                </w:rPr>
                <w:t>1.23 (0.89-1.64)</w:t>
              </w:r>
            </w:ins>
          </w:p>
        </w:tc>
        <w:tc>
          <w:tcPr>
            <w:tcW w:w="0" w:type="auto"/>
            <w:shd w:val="clear" w:color="000000" w:fill="F8F8F8"/>
            <w:noWrap/>
            <w:vAlign w:val="bottom"/>
            <w:hideMark/>
          </w:tcPr>
          <w:p w14:paraId="4E19ECC7" w14:textId="77777777" w:rsidR="00C50F7A" w:rsidRPr="00950BDB" w:rsidRDefault="00C50F7A" w:rsidP="009656FF">
            <w:pPr>
              <w:spacing w:after="0" w:line="240" w:lineRule="auto"/>
              <w:jc w:val="right"/>
              <w:rPr>
                <w:ins w:id="207" w:author="Jumppanen, Paavo (O&amp;A, Hobart)" w:date="2019-03-13T15:12:00Z"/>
                <w:rFonts w:ascii="Calibri" w:eastAsia="Times New Roman" w:hAnsi="Calibri" w:cs="Times New Roman"/>
                <w:color w:val="000000"/>
                <w:sz w:val="18"/>
                <w:lang w:eastAsia="en-AU"/>
              </w:rPr>
            </w:pPr>
            <w:ins w:id="208" w:author="Jumppanen, Paavo (O&amp;A, Hobart)" w:date="2019-03-13T15:12:00Z">
              <w:r>
                <w:rPr>
                  <w:rFonts w:ascii="Calibri" w:eastAsia="Times New Roman" w:hAnsi="Calibri" w:cs="Times New Roman"/>
                  <w:color w:val="000000"/>
                  <w:sz w:val="18"/>
                  <w:lang w:eastAsia="en-AU"/>
                </w:rPr>
                <w:t>0.57</w:t>
              </w:r>
            </w:ins>
          </w:p>
        </w:tc>
        <w:tc>
          <w:tcPr>
            <w:tcW w:w="0" w:type="auto"/>
            <w:shd w:val="clear" w:color="000000" w:fill="DFDFDF"/>
            <w:noWrap/>
            <w:vAlign w:val="bottom"/>
            <w:hideMark/>
          </w:tcPr>
          <w:p w14:paraId="539D6B81" w14:textId="77777777" w:rsidR="00C50F7A" w:rsidRPr="00950BDB" w:rsidRDefault="00C50F7A" w:rsidP="009656FF">
            <w:pPr>
              <w:spacing w:after="0" w:line="240" w:lineRule="auto"/>
              <w:jc w:val="right"/>
              <w:rPr>
                <w:ins w:id="209" w:author="Jumppanen, Paavo (O&amp;A, Hobart)" w:date="2019-03-13T15:12:00Z"/>
                <w:rFonts w:ascii="Calibri" w:eastAsia="Times New Roman" w:hAnsi="Calibri" w:cs="Times New Roman"/>
                <w:color w:val="000000"/>
                <w:sz w:val="18"/>
                <w:lang w:eastAsia="en-AU"/>
              </w:rPr>
            </w:pPr>
            <w:ins w:id="210" w:author="Jumppanen, Paavo (O&amp;A, Hobart)" w:date="2019-03-13T15:12:00Z">
              <w:r>
                <w:rPr>
                  <w:rFonts w:ascii="Calibri" w:eastAsia="Times New Roman" w:hAnsi="Calibri" w:cs="Times New Roman"/>
                  <w:color w:val="000000"/>
                  <w:sz w:val="18"/>
                  <w:lang w:eastAsia="en-AU"/>
                </w:rPr>
                <w:t>0.85</w:t>
              </w:r>
            </w:ins>
          </w:p>
        </w:tc>
        <w:tc>
          <w:tcPr>
            <w:tcW w:w="0" w:type="auto"/>
            <w:shd w:val="clear" w:color="000000" w:fill="ABABAB"/>
            <w:noWrap/>
            <w:vAlign w:val="bottom"/>
            <w:hideMark/>
          </w:tcPr>
          <w:p w14:paraId="59320C34" w14:textId="77777777" w:rsidR="00C50F7A" w:rsidRPr="00950BDB" w:rsidRDefault="00C50F7A" w:rsidP="009656FF">
            <w:pPr>
              <w:spacing w:after="0" w:line="240" w:lineRule="auto"/>
              <w:jc w:val="right"/>
              <w:rPr>
                <w:ins w:id="211" w:author="Jumppanen, Paavo (O&amp;A, Hobart)" w:date="2019-03-13T15:12:00Z"/>
                <w:rFonts w:ascii="Calibri" w:eastAsia="Times New Roman" w:hAnsi="Calibri" w:cs="Times New Roman"/>
                <w:color w:val="000000"/>
                <w:sz w:val="18"/>
                <w:lang w:eastAsia="en-AU"/>
              </w:rPr>
            </w:pPr>
            <w:ins w:id="212" w:author="Jumppanen, Paavo (O&amp;A, Hobart)" w:date="2019-03-13T15:12:00Z">
              <w:r w:rsidRPr="000B7E40">
                <w:rPr>
                  <w:rFonts w:ascii="Calibri" w:eastAsia="Times New Roman" w:hAnsi="Calibri" w:cs="Times New Roman"/>
                  <w:color w:val="000000"/>
                  <w:sz w:val="18"/>
                  <w:lang w:eastAsia="en-AU"/>
                </w:rPr>
                <w:t>107.9 (74.3-134.6)</w:t>
              </w:r>
            </w:ins>
          </w:p>
        </w:tc>
        <w:tc>
          <w:tcPr>
            <w:tcW w:w="0" w:type="auto"/>
            <w:shd w:val="clear" w:color="000000" w:fill="FCFCFC"/>
            <w:noWrap/>
            <w:vAlign w:val="bottom"/>
            <w:hideMark/>
          </w:tcPr>
          <w:p w14:paraId="700B06A5" w14:textId="77777777" w:rsidR="00C50F7A" w:rsidRPr="00950BDB" w:rsidRDefault="00C50F7A" w:rsidP="009656FF">
            <w:pPr>
              <w:spacing w:after="0" w:line="240" w:lineRule="auto"/>
              <w:jc w:val="right"/>
              <w:rPr>
                <w:ins w:id="213" w:author="Jumppanen, Paavo (O&amp;A, Hobart)" w:date="2019-03-13T15:12:00Z"/>
                <w:rFonts w:ascii="Calibri" w:eastAsia="Times New Roman" w:hAnsi="Calibri" w:cs="Times New Roman"/>
                <w:color w:val="000000"/>
                <w:sz w:val="18"/>
                <w:lang w:eastAsia="en-AU"/>
              </w:rPr>
            </w:pPr>
            <w:ins w:id="214" w:author="Jumppanen, Paavo (O&amp;A, Hobart)" w:date="2019-03-13T15:12:00Z">
              <w:r>
                <w:rPr>
                  <w:rFonts w:ascii="Calibri" w:eastAsia="Times New Roman" w:hAnsi="Calibri" w:cs="Times New Roman"/>
                  <w:color w:val="000000"/>
                  <w:sz w:val="18"/>
                  <w:lang w:eastAsia="en-AU"/>
                </w:rPr>
                <w:t>4.72</w:t>
              </w:r>
            </w:ins>
          </w:p>
        </w:tc>
      </w:tr>
      <w:tr w:rsidR="00C50F7A" w:rsidRPr="00950BDB" w14:paraId="2061EC1F" w14:textId="77777777" w:rsidTr="009656FF">
        <w:trPr>
          <w:trHeight w:val="300"/>
          <w:ins w:id="215" w:author="Jumppanen, Paavo (O&amp;A, Hobart)" w:date="2019-03-13T15:12:00Z"/>
        </w:trPr>
        <w:tc>
          <w:tcPr>
            <w:tcW w:w="0" w:type="auto"/>
            <w:shd w:val="clear" w:color="auto" w:fill="auto"/>
            <w:noWrap/>
            <w:vAlign w:val="bottom"/>
            <w:hideMark/>
          </w:tcPr>
          <w:p w14:paraId="2841DC23" w14:textId="77777777" w:rsidR="00C50F7A" w:rsidRPr="00950BDB" w:rsidRDefault="00C50F7A" w:rsidP="009656FF">
            <w:pPr>
              <w:spacing w:after="0" w:line="240" w:lineRule="auto"/>
              <w:jc w:val="center"/>
              <w:rPr>
                <w:ins w:id="216" w:author="Jumppanen, Paavo (O&amp;A, Hobart)" w:date="2019-03-13T15:12:00Z"/>
                <w:rFonts w:ascii="Calibri" w:eastAsia="Times New Roman" w:hAnsi="Calibri" w:cs="Times New Roman"/>
                <w:color w:val="000000"/>
                <w:sz w:val="18"/>
                <w:lang w:eastAsia="en-AU"/>
              </w:rPr>
            </w:pPr>
            <w:ins w:id="217" w:author="Jumppanen, Paavo (O&amp;A, Hobart)" w:date="2019-03-13T15:12:00Z">
              <w:r>
                <w:rPr>
                  <w:rFonts w:ascii="Calibri" w:eastAsia="Times New Roman" w:hAnsi="Calibri" w:cs="Times New Roman"/>
                  <w:color w:val="000000"/>
                  <w:sz w:val="18"/>
                  <w:lang w:eastAsia="en-AU"/>
                </w:rPr>
                <w:t>PT41.t15.Gk.mean-0.6</w:t>
              </w:r>
            </w:ins>
          </w:p>
        </w:tc>
        <w:tc>
          <w:tcPr>
            <w:tcW w:w="0" w:type="auto"/>
            <w:shd w:val="clear" w:color="000000" w:fill="D0D0D0"/>
            <w:noWrap/>
            <w:vAlign w:val="bottom"/>
            <w:hideMark/>
          </w:tcPr>
          <w:p w14:paraId="01A6F739" w14:textId="77777777" w:rsidR="00C50F7A" w:rsidRPr="00950BDB" w:rsidRDefault="00C50F7A" w:rsidP="009656FF">
            <w:pPr>
              <w:spacing w:after="0" w:line="240" w:lineRule="auto"/>
              <w:jc w:val="right"/>
              <w:rPr>
                <w:ins w:id="218" w:author="Jumppanen, Paavo (O&amp;A, Hobart)" w:date="2019-03-13T15:12:00Z"/>
                <w:rFonts w:ascii="Calibri" w:eastAsia="Times New Roman" w:hAnsi="Calibri" w:cs="Times New Roman"/>
                <w:color w:val="000000"/>
                <w:sz w:val="18"/>
                <w:lang w:eastAsia="en-AU"/>
              </w:rPr>
            </w:pPr>
            <w:ins w:id="219" w:author="Jumppanen, Paavo (O&amp;A, Hobart)" w:date="2019-03-13T15:12:00Z">
              <w:r w:rsidRPr="000B7E40">
                <w:rPr>
                  <w:rFonts w:ascii="Calibri" w:eastAsia="Times New Roman" w:hAnsi="Calibri" w:cs="Times New Roman"/>
                  <w:color w:val="000000"/>
                  <w:sz w:val="18"/>
                  <w:lang w:eastAsia="en-AU"/>
                </w:rPr>
                <w:t>1.31 (0.99-1.69)</w:t>
              </w:r>
            </w:ins>
          </w:p>
        </w:tc>
        <w:tc>
          <w:tcPr>
            <w:tcW w:w="0" w:type="auto"/>
            <w:shd w:val="clear" w:color="000000" w:fill="CFCFCF"/>
            <w:noWrap/>
            <w:vAlign w:val="bottom"/>
            <w:hideMark/>
          </w:tcPr>
          <w:p w14:paraId="7D66E446" w14:textId="77777777" w:rsidR="00C50F7A" w:rsidRPr="00950BDB" w:rsidRDefault="00C50F7A" w:rsidP="009656FF">
            <w:pPr>
              <w:spacing w:after="0" w:line="240" w:lineRule="auto"/>
              <w:jc w:val="right"/>
              <w:rPr>
                <w:ins w:id="220" w:author="Jumppanen, Paavo (O&amp;A, Hobart)" w:date="2019-03-13T15:12:00Z"/>
                <w:rFonts w:ascii="Calibri" w:eastAsia="Times New Roman" w:hAnsi="Calibri" w:cs="Times New Roman"/>
                <w:color w:val="000000"/>
                <w:sz w:val="18"/>
                <w:lang w:eastAsia="en-AU"/>
              </w:rPr>
            </w:pPr>
            <w:ins w:id="221" w:author="Jumppanen, Paavo (O&amp;A, Hobart)" w:date="2019-03-13T15:12:00Z">
              <w:r>
                <w:rPr>
                  <w:rFonts w:ascii="Calibri" w:eastAsia="Times New Roman" w:hAnsi="Calibri" w:cs="Times New Roman"/>
                  <w:color w:val="000000"/>
                  <w:sz w:val="18"/>
                  <w:lang w:eastAsia="en-AU"/>
                </w:rPr>
                <w:t>0.64</w:t>
              </w:r>
            </w:ins>
          </w:p>
        </w:tc>
        <w:tc>
          <w:tcPr>
            <w:tcW w:w="0" w:type="auto"/>
            <w:shd w:val="clear" w:color="000000" w:fill="B6B6B6"/>
            <w:noWrap/>
            <w:vAlign w:val="bottom"/>
            <w:hideMark/>
          </w:tcPr>
          <w:p w14:paraId="6F5055D4" w14:textId="77777777" w:rsidR="00C50F7A" w:rsidRPr="00950BDB" w:rsidRDefault="00C50F7A" w:rsidP="009656FF">
            <w:pPr>
              <w:spacing w:after="0" w:line="240" w:lineRule="auto"/>
              <w:jc w:val="right"/>
              <w:rPr>
                <w:ins w:id="222" w:author="Jumppanen, Paavo (O&amp;A, Hobart)" w:date="2019-03-13T15:12:00Z"/>
                <w:rFonts w:ascii="Calibri" w:eastAsia="Times New Roman" w:hAnsi="Calibri" w:cs="Times New Roman"/>
                <w:color w:val="000000"/>
                <w:sz w:val="18"/>
                <w:lang w:eastAsia="en-AU"/>
              </w:rPr>
            </w:pPr>
            <w:ins w:id="223" w:author="Jumppanen, Paavo (O&amp;A, Hobart)" w:date="2019-03-13T15:12:00Z">
              <w:r>
                <w:rPr>
                  <w:rFonts w:ascii="Calibri" w:eastAsia="Times New Roman" w:hAnsi="Calibri" w:cs="Times New Roman"/>
                  <w:color w:val="000000"/>
                  <w:sz w:val="18"/>
                  <w:lang w:eastAsia="en-AU"/>
                </w:rPr>
                <w:t>0.89</w:t>
              </w:r>
            </w:ins>
          </w:p>
        </w:tc>
        <w:tc>
          <w:tcPr>
            <w:tcW w:w="0" w:type="auto"/>
            <w:shd w:val="clear" w:color="000000" w:fill="C0C0C0"/>
            <w:noWrap/>
            <w:vAlign w:val="bottom"/>
            <w:hideMark/>
          </w:tcPr>
          <w:p w14:paraId="77F989E4" w14:textId="77777777" w:rsidR="00C50F7A" w:rsidRPr="00950BDB" w:rsidRDefault="00C50F7A" w:rsidP="009656FF">
            <w:pPr>
              <w:spacing w:after="0" w:line="240" w:lineRule="auto"/>
              <w:jc w:val="right"/>
              <w:rPr>
                <w:ins w:id="224" w:author="Jumppanen, Paavo (O&amp;A, Hobart)" w:date="2019-03-13T15:12:00Z"/>
                <w:rFonts w:ascii="Calibri" w:eastAsia="Times New Roman" w:hAnsi="Calibri" w:cs="Times New Roman"/>
                <w:color w:val="000000"/>
                <w:sz w:val="18"/>
                <w:lang w:eastAsia="en-AU"/>
              </w:rPr>
            </w:pPr>
            <w:ins w:id="225" w:author="Jumppanen, Paavo (O&amp;A, Hobart)" w:date="2019-03-13T15:12:00Z">
              <w:r w:rsidRPr="000B7E40">
                <w:rPr>
                  <w:rFonts w:ascii="Calibri" w:eastAsia="Times New Roman" w:hAnsi="Calibri" w:cs="Times New Roman"/>
                  <w:color w:val="000000"/>
                  <w:sz w:val="18"/>
                  <w:lang w:eastAsia="en-AU"/>
                </w:rPr>
                <w:t>104.8 (73.4-129.0)</w:t>
              </w:r>
            </w:ins>
          </w:p>
        </w:tc>
        <w:tc>
          <w:tcPr>
            <w:tcW w:w="0" w:type="auto"/>
            <w:shd w:val="clear" w:color="000000" w:fill="D8D8D8"/>
            <w:noWrap/>
            <w:vAlign w:val="bottom"/>
            <w:hideMark/>
          </w:tcPr>
          <w:p w14:paraId="3B2BF4FA" w14:textId="77777777" w:rsidR="00C50F7A" w:rsidRPr="00950BDB" w:rsidRDefault="00C50F7A" w:rsidP="009656FF">
            <w:pPr>
              <w:spacing w:after="0" w:line="240" w:lineRule="auto"/>
              <w:jc w:val="right"/>
              <w:rPr>
                <w:ins w:id="226" w:author="Jumppanen, Paavo (O&amp;A, Hobart)" w:date="2019-03-13T15:12:00Z"/>
                <w:rFonts w:ascii="Calibri" w:eastAsia="Times New Roman" w:hAnsi="Calibri" w:cs="Times New Roman"/>
                <w:color w:val="000000"/>
                <w:sz w:val="18"/>
                <w:lang w:eastAsia="en-AU"/>
              </w:rPr>
            </w:pPr>
            <w:ins w:id="227" w:author="Jumppanen, Paavo (O&amp;A, Hobart)" w:date="2019-03-13T15:12:00Z">
              <w:r>
                <w:rPr>
                  <w:rFonts w:ascii="Calibri" w:eastAsia="Times New Roman" w:hAnsi="Calibri" w:cs="Times New Roman"/>
                  <w:color w:val="000000"/>
                  <w:sz w:val="18"/>
                  <w:lang w:eastAsia="en-AU"/>
                </w:rPr>
                <w:t>4.39</w:t>
              </w:r>
            </w:ins>
          </w:p>
        </w:tc>
      </w:tr>
      <w:tr w:rsidR="00C50F7A" w:rsidRPr="00950BDB" w14:paraId="34FE6509" w14:textId="77777777" w:rsidTr="009656FF">
        <w:trPr>
          <w:trHeight w:val="300"/>
          <w:ins w:id="228" w:author="Jumppanen, Paavo (O&amp;A, Hobart)" w:date="2019-03-13T15:12:00Z"/>
        </w:trPr>
        <w:tc>
          <w:tcPr>
            <w:tcW w:w="0" w:type="auto"/>
            <w:shd w:val="clear" w:color="auto" w:fill="auto"/>
            <w:noWrap/>
            <w:vAlign w:val="bottom"/>
            <w:hideMark/>
          </w:tcPr>
          <w:p w14:paraId="67AC17CF" w14:textId="77777777" w:rsidR="00C50F7A" w:rsidRPr="00950BDB" w:rsidRDefault="00C50F7A" w:rsidP="009656FF">
            <w:pPr>
              <w:spacing w:after="0" w:line="240" w:lineRule="auto"/>
              <w:jc w:val="center"/>
              <w:rPr>
                <w:ins w:id="229" w:author="Jumppanen, Paavo (O&amp;A, Hobart)" w:date="2019-03-13T15:12:00Z"/>
                <w:rFonts w:ascii="Calibri" w:eastAsia="Times New Roman" w:hAnsi="Calibri" w:cs="Times New Roman"/>
                <w:color w:val="000000"/>
                <w:sz w:val="18"/>
                <w:lang w:eastAsia="en-AU"/>
              </w:rPr>
            </w:pPr>
            <w:ins w:id="230" w:author="Jumppanen, Paavo (O&amp;A, Hobart)" w:date="2019-03-13T15:12:00Z">
              <w:r>
                <w:rPr>
                  <w:rFonts w:ascii="Calibri" w:eastAsia="Times New Roman" w:hAnsi="Calibri" w:cs="Times New Roman"/>
                  <w:color w:val="000000"/>
                  <w:sz w:val="18"/>
                  <w:lang w:eastAsia="en-AU"/>
                </w:rPr>
                <w:t>PT41.t15.Gk.mean-0.7</w:t>
              </w:r>
            </w:ins>
          </w:p>
        </w:tc>
        <w:tc>
          <w:tcPr>
            <w:tcW w:w="0" w:type="auto"/>
            <w:shd w:val="clear" w:color="000000" w:fill="AFAFAF"/>
            <w:noWrap/>
            <w:vAlign w:val="bottom"/>
            <w:hideMark/>
          </w:tcPr>
          <w:p w14:paraId="501A4307" w14:textId="77777777" w:rsidR="00C50F7A" w:rsidRPr="00950BDB" w:rsidRDefault="00C50F7A" w:rsidP="009656FF">
            <w:pPr>
              <w:spacing w:after="0" w:line="240" w:lineRule="auto"/>
              <w:jc w:val="right"/>
              <w:rPr>
                <w:ins w:id="231" w:author="Jumppanen, Paavo (O&amp;A, Hobart)" w:date="2019-03-13T15:12:00Z"/>
                <w:rFonts w:ascii="Calibri" w:eastAsia="Times New Roman" w:hAnsi="Calibri" w:cs="Times New Roman"/>
                <w:color w:val="000000"/>
                <w:sz w:val="18"/>
                <w:lang w:eastAsia="en-AU"/>
              </w:rPr>
            </w:pPr>
            <w:ins w:id="232" w:author="Jumppanen, Paavo (O&amp;A, Hobart)" w:date="2019-03-13T15:12:00Z">
              <w:r w:rsidRPr="000B7E40">
                <w:rPr>
                  <w:rFonts w:ascii="Calibri" w:eastAsia="Times New Roman" w:hAnsi="Calibri" w:cs="Times New Roman"/>
                  <w:color w:val="000000"/>
                  <w:sz w:val="18"/>
                  <w:lang w:eastAsia="en-AU"/>
                </w:rPr>
                <w:t>1.37 (1.07-1.75)</w:t>
              </w:r>
            </w:ins>
          </w:p>
        </w:tc>
        <w:tc>
          <w:tcPr>
            <w:tcW w:w="0" w:type="auto"/>
            <w:shd w:val="clear" w:color="000000" w:fill="A6A6A6"/>
            <w:noWrap/>
            <w:vAlign w:val="bottom"/>
            <w:hideMark/>
          </w:tcPr>
          <w:p w14:paraId="1A8A53CA" w14:textId="77777777" w:rsidR="00C50F7A" w:rsidRPr="00950BDB" w:rsidRDefault="00C50F7A" w:rsidP="009656FF">
            <w:pPr>
              <w:spacing w:after="0" w:line="240" w:lineRule="auto"/>
              <w:jc w:val="right"/>
              <w:rPr>
                <w:ins w:id="233" w:author="Jumppanen, Paavo (O&amp;A, Hobart)" w:date="2019-03-13T15:12:00Z"/>
                <w:rFonts w:ascii="Calibri" w:eastAsia="Times New Roman" w:hAnsi="Calibri" w:cs="Times New Roman"/>
                <w:color w:val="000000"/>
                <w:sz w:val="18"/>
                <w:lang w:eastAsia="en-AU"/>
              </w:rPr>
            </w:pPr>
            <w:ins w:id="234" w:author="Jumppanen, Paavo (O&amp;A, Hobart)" w:date="2019-03-13T15:12:00Z">
              <w:r>
                <w:rPr>
                  <w:rFonts w:ascii="Calibri" w:eastAsia="Times New Roman" w:hAnsi="Calibri" w:cs="Times New Roman"/>
                  <w:color w:val="000000"/>
                  <w:sz w:val="18"/>
                  <w:lang w:eastAsia="en-AU"/>
                </w:rPr>
                <w:t>0.71</w:t>
              </w:r>
            </w:ins>
          </w:p>
        </w:tc>
        <w:tc>
          <w:tcPr>
            <w:tcW w:w="0" w:type="auto"/>
            <w:shd w:val="clear" w:color="000000" w:fill="A6A6A6"/>
            <w:noWrap/>
            <w:vAlign w:val="bottom"/>
            <w:hideMark/>
          </w:tcPr>
          <w:p w14:paraId="47BD239B" w14:textId="77777777" w:rsidR="00C50F7A" w:rsidRPr="00950BDB" w:rsidRDefault="00C50F7A" w:rsidP="009656FF">
            <w:pPr>
              <w:spacing w:after="0" w:line="240" w:lineRule="auto"/>
              <w:jc w:val="right"/>
              <w:rPr>
                <w:ins w:id="235" w:author="Jumppanen, Paavo (O&amp;A, Hobart)" w:date="2019-03-13T15:12:00Z"/>
                <w:rFonts w:ascii="Calibri" w:eastAsia="Times New Roman" w:hAnsi="Calibri" w:cs="Times New Roman"/>
                <w:color w:val="000000"/>
                <w:sz w:val="18"/>
                <w:lang w:eastAsia="en-AU"/>
              </w:rPr>
            </w:pPr>
            <w:ins w:id="236" w:author="Jumppanen, Paavo (O&amp;A, Hobart)" w:date="2019-03-13T15:12:00Z">
              <w:r>
                <w:rPr>
                  <w:rFonts w:ascii="Calibri" w:eastAsia="Times New Roman" w:hAnsi="Calibri" w:cs="Times New Roman"/>
                  <w:color w:val="000000"/>
                  <w:sz w:val="18"/>
                  <w:lang w:eastAsia="en-AU"/>
                </w:rPr>
                <w:t>0.90</w:t>
              </w:r>
            </w:ins>
          </w:p>
        </w:tc>
        <w:tc>
          <w:tcPr>
            <w:tcW w:w="0" w:type="auto"/>
            <w:shd w:val="clear" w:color="000000" w:fill="DCDCDC"/>
            <w:noWrap/>
            <w:vAlign w:val="bottom"/>
            <w:hideMark/>
          </w:tcPr>
          <w:p w14:paraId="3E0BC621" w14:textId="77777777" w:rsidR="00C50F7A" w:rsidRPr="00950BDB" w:rsidRDefault="00C50F7A" w:rsidP="009656FF">
            <w:pPr>
              <w:spacing w:after="0" w:line="240" w:lineRule="auto"/>
              <w:jc w:val="right"/>
              <w:rPr>
                <w:ins w:id="237" w:author="Jumppanen, Paavo (O&amp;A, Hobart)" w:date="2019-03-13T15:12:00Z"/>
                <w:rFonts w:ascii="Calibri" w:eastAsia="Times New Roman" w:hAnsi="Calibri" w:cs="Times New Roman"/>
                <w:color w:val="000000"/>
                <w:sz w:val="18"/>
                <w:lang w:eastAsia="en-AU"/>
              </w:rPr>
            </w:pPr>
            <w:ins w:id="238" w:author="Jumppanen, Paavo (O&amp;A, Hobart)" w:date="2019-03-13T15:12:00Z">
              <w:r w:rsidRPr="000B7E40">
                <w:rPr>
                  <w:rFonts w:ascii="Calibri" w:eastAsia="Times New Roman" w:hAnsi="Calibri" w:cs="Times New Roman"/>
                  <w:color w:val="000000"/>
                  <w:sz w:val="18"/>
                  <w:lang w:eastAsia="en-AU"/>
                </w:rPr>
                <w:t>100.7 (71.9-123.7)</w:t>
              </w:r>
            </w:ins>
          </w:p>
        </w:tc>
        <w:tc>
          <w:tcPr>
            <w:tcW w:w="0" w:type="auto"/>
            <w:shd w:val="clear" w:color="000000" w:fill="A6A6A6"/>
            <w:noWrap/>
            <w:vAlign w:val="bottom"/>
            <w:hideMark/>
          </w:tcPr>
          <w:p w14:paraId="64BCAB24" w14:textId="77777777" w:rsidR="00C50F7A" w:rsidRPr="00950BDB" w:rsidRDefault="00C50F7A" w:rsidP="009656FF">
            <w:pPr>
              <w:spacing w:after="0" w:line="240" w:lineRule="auto"/>
              <w:jc w:val="right"/>
              <w:rPr>
                <w:ins w:id="239" w:author="Jumppanen, Paavo (O&amp;A, Hobart)" w:date="2019-03-13T15:12:00Z"/>
                <w:rFonts w:ascii="Calibri" w:eastAsia="Times New Roman" w:hAnsi="Calibri" w:cs="Times New Roman"/>
                <w:color w:val="000000"/>
                <w:sz w:val="18"/>
                <w:lang w:eastAsia="en-AU"/>
              </w:rPr>
            </w:pPr>
            <w:ins w:id="240" w:author="Jumppanen, Paavo (O&amp;A, Hobart)" w:date="2019-03-13T15:12:00Z">
              <w:r>
                <w:rPr>
                  <w:rFonts w:ascii="Calibri" w:eastAsia="Times New Roman" w:hAnsi="Calibri" w:cs="Times New Roman"/>
                  <w:color w:val="000000"/>
                  <w:sz w:val="18"/>
                  <w:lang w:eastAsia="en-AU"/>
                </w:rPr>
                <w:t>3.94</w:t>
              </w:r>
            </w:ins>
          </w:p>
        </w:tc>
      </w:tr>
      <w:tr w:rsidR="00C50F7A" w:rsidRPr="00950BDB" w14:paraId="251D7240" w14:textId="77777777" w:rsidTr="009656FF">
        <w:trPr>
          <w:trHeight w:val="300"/>
          <w:ins w:id="241" w:author="Jumppanen, Paavo (O&amp;A, Hobart)" w:date="2019-03-13T15:12:00Z"/>
        </w:trPr>
        <w:tc>
          <w:tcPr>
            <w:tcW w:w="0" w:type="auto"/>
            <w:shd w:val="clear" w:color="auto" w:fill="auto"/>
            <w:noWrap/>
            <w:vAlign w:val="bottom"/>
            <w:hideMark/>
          </w:tcPr>
          <w:p w14:paraId="1E76E5C2" w14:textId="77777777" w:rsidR="00C50F7A" w:rsidRPr="00950BDB" w:rsidRDefault="00C50F7A" w:rsidP="009656FF">
            <w:pPr>
              <w:spacing w:after="0" w:line="240" w:lineRule="auto"/>
              <w:jc w:val="center"/>
              <w:rPr>
                <w:ins w:id="242" w:author="Jumppanen, Paavo (O&amp;A, Hobart)" w:date="2019-03-13T15:12:00Z"/>
                <w:rFonts w:ascii="Calibri" w:eastAsia="Times New Roman" w:hAnsi="Calibri" w:cs="Times New Roman"/>
                <w:color w:val="000000"/>
                <w:sz w:val="18"/>
                <w:lang w:eastAsia="en-AU"/>
              </w:rPr>
            </w:pPr>
            <w:ins w:id="243" w:author="Jumppanen, Paavo (O&amp;A, Hobart)" w:date="2019-03-13T15:12:00Z">
              <w:r>
                <w:rPr>
                  <w:rFonts w:ascii="Calibri" w:eastAsia="Times New Roman" w:hAnsi="Calibri" w:cs="Times New Roman"/>
                  <w:color w:val="000000"/>
                  <w:sz w:val="18"/>
                  <w:lang w:eastAsia="en-AU"/>
                </w:rPr>
                <w:t>IT5.t15.Gk.mean-0.5</w:t>
              </w:r>
            </w:ins>
          </w:p>
        </w:tc>
        <w:tc>
          <w:tcPr>
            <w:tcW w:w="0" w:type="auto"/>
            <w:shd w:val="clear" w:color="000000" w:fill="FFFFFF"/>
            <w:noWrap/>
            <w:vAlign w:val="bottom"/>
            <w:hideMark/>
          </w:tcPr>
          <w:p w14:paraId="525914FF" w14:textId="77777777" w:rsidR="00C50F7A" w:rsidRPr="00950BDB" w:rsidRDefault="00C50F7A" w:rsidP="009656FF">
            <w:pPr>
              <w:spacing w:after="0" w:line="240" w:lineRule="auto"/>
              <w:jc w:val="right"/>
              <w:rPr>
                <w:ins w:id="244" w:author="Jumppanen, Paavo (O&amp;A, Hobart)" w:date="2019-03-13T15:12:00Z"/>
                <w:rFonts w:ascii="Calibri" w:eastAsia="Times New Roman" w:hAnsi="Calibri" w:cs="Times New Roman"/>
                <w:color w:val="000000"/>
                <w:sz w:val="18"/>
                <w:lang w:eastAsia="en-AU"/>
              </w:rPr>
            </w:pPr>
            <w:ins w:id="245" w:author="Jumppanen, Paavo (O&amp;A, Hobart)" w:date="2019-03-13T15:12:00Z">
              <w:r w:rsidRPr="000B7E40">
                <w:rPr>
                  <w:rFonts w:ascii="Calibri" w:eastAsia="Times New Roman" w:hAnsi="Calibri" w:cs="Times New Roman"/>
                  <w:color w:val="000000"/>
                  <w:sz w:val="18"/>
                  <w:lang w:eastAsia="en-AU"/>
                </w:rPr>
                <w:t>1.21 (0.84-1.60)</w:t>
              </w:r>
            </w:ins>
          </w:p>
        </w:tc>
        <w:tc>
          <w:tcPr>
            <w:tcW w:w="0" w:type="auto"/>
            <w:shd w:val="clear" w:color="000000" w:fill="FFFFFF"/>
            <w:noWrap/>
            <w:vAlign w:val="bottom"/>
            <w:hideMark/>
          </w:tcPr>
          <w:p w14:paraId="3E876C74" w14:textId="77777777" w:rsidR="00C50F7A" w:rsidRPr="00950BDB" w:rsidRDefault="00C50F7A" w:rsidP="009656FF">
            <w:pPr>
              <w:spacing w:after="0" w:line="240" w:lineRule="auto"/>
              <w:jc w:val="right"/>
              <w:rPr>
                <w:ins w:id="246" w:author="Jumppanen, Paavo (O&amp;A, Hobart)" w:date="2019-03-13T15:12:00Z"/>
                <w:rFonts w:ascii="Calibri" w:eastAsia="Times New Roman" w:hAnsi="Calibri" w:cs="Times New Roman"/>
                <w:color w:val="000000"/>
                <w:sz w:val="18"/>
                <w:lang w:eastAsia="en-AU"/>
              </w:rPr>
            </w:pPr>
            <w:ins w:id="247" w:author="Jumppanen, Paavo (O&amp;A, Hobart)" w:date="2019-03-13T15:12:00Z">
              <w:r>
                <w:rPr>
                  <w:rFonts w:ascii="Calibri" w:eastAsia="Times New Roman" w:hAnsi="Calibri" w:cs="Times New Roman"/>
                  <w:color w:val="000000"/>
                  <w:sz w:val="18"/>
                  <w:lang w:eastAsia="en-AU"/>
                </w:rPr>
                <w:t>0.56</w:t>
              </w:r>
            </w:ins>
          </w:p>
        </w:tc>
        <w:tc>
          <w:tcPr>
            <w:tcW w:w="0" w:type="auto"/>
            <w:shd w:val="clear" w:color="000000" w:fill="FFFFFF"/>
            <w:noWrap/>
            <w:vAlign w:val="bottom"/>
            <w:hideMark/>
          </w:tcPr>
          <w:p w14:paraId="6C58749B" w14:textId="77777777" w:rsidR="00C50F7A" w:rsidRPr="00950BDB" w:rsidRDefault="00C50F7A" w:rsidP="009656FF">
            <w:pPr>
              <w:spacing w:after="0" w:line="240" w:lineRule="auto"/>
              <w:jc w:val="right"/>
              <w:rPr>
                <w:ins w:id="248" w:author="Jumppanen, Paavo (O&amp;A, Hobart)" w:date="2019-03-13T15:12:00Z"/>
                <w:rFonts w:ascii="Calibri" w:eastAsia="Times New Roman" w:hAnsi="Calibri" w:cs="Times New Roman"/>
                <w:color w:val="000000"/>
                <w:sz w:val="18"/>
                <w:lang w:eastAsia="en-AU"/>
              </w:rPr>
            </w:pPr>
            <w:ins w:id="249" w:author="Jumppanen, Paavo (O&amp;A, Hobart)" w:date="2019-03-13T15:12:00Z">
              <w:r>
                <w:rPr>
                  <w:rFonts w:ascii="Calibri" w:eastAsia="Times New Roman" w:hAnsi="Calibri" w:cs="Times New Roman"/>
                  <w:color w:val="000000"/>
                  <w:sz w:val="18"/>
                  <w:lang w:eastAsia="en-AU"/>
                </w:rPr>
                <w:t>0.82</w:t>
              </w:r>
            </w:ins>
          </w:p>
        </w:tc>
        <w:tc>
          <w:tcPr>
            <w:tcW w:w="0" w:type="auto"/>
            <w:shd w:val="clear" w:color="000000" w:fill="A6A6A6"/>
            <w:noWrap/>
            <w:vAlign w:val="bottom"/>
            <w:hideMark/>
          </w:tcPr>
          <w:p w14:paraId="187E4FAE" w14:textId="77777777" w:rsidR="00C50F7A" w:rsidRPr="00950BDB" w:rsidRDefault="00C50F7A" w:rsidP="009656FF">
            <w:pPr>
              <w:spacing w:after="0" w:line="240" w:lineRule="auto"/>
              <w:jc w:val="right"/>
              <w:rPr>
                <w:ins w:id="250" w:author="Jumppanen, Paavo (O&amp;A, Hobart)" w:date="2019-03-13T15:12:00Z"/>
                <w:rFonts w:ascii="Calibri" w:eastAsia="Times New Roman" w:hAnsi="Calibri" w:cs="Times New Roman"/>
                <w:color w:val="000000"/>
                <w:sz w:val="18"/>
                <w:lang w:eastAsia="en-AU"/>
              </w:rPr>
            </w:pPr>
            <w:ins w:id="251" w:author="Jumppanen, Paavo (O&amp;A, Hobart)" w:date="2019-03-13T15:12:00Z">
              <w:r w:rsidRPr="000B7E40">
                <w:rPr>
                  <w:rFonts w:ascii="Calibri" w:eastAsia="Times New Roman" w:hAnsi="Calibri" w:cs="Times New Roman"/>
                  <w:color w:val="000000"/>
                  <w:sz w:val="18"/>
                  <w:lang w:eastAsia="en-AU"/>
                </w:rPr>
                <w:t>108.7 (80.0-136.8)</w:t>
              </w:r>
            </w:ins>
          </w:p>
        </w:tc>
        <w:tc>
          <w:tcPr>
            <w:tcW w:w="0" w:type="auto"/>
            <w:shd w:val="clear" w:color="000000" w:fill="FFFFFF"/>
            <w:noWrap/>
            <w:vAlign w:val="bottom"/>
            <w:hideMark/>
          </w:tcPr>
          <w:p w14:paraId="40C372F2" w14:textId="77777777" w:rsidR="00C50F7A" w:rsidRPr="00950BDB" w:rsidRDefault="00C50F7A" w:rsidP="009656FF">
            <w:pPr>
              <w:spacing w:after="0" w:line="240" w:lineRule="auto"/>
              <w:jc w:val="right"/>
              <w:rPr>
                <w:ins w:id="252" w:author="Jumppanen, Paavo (O&amp;A, Hobart)" w:date="2019-03-13T15:12:00Z"/>
                <w:rFonts w:ascii="Calibri" w:eastAsia="Times New Roman" w:hAnsi="Calibri" w:cs="Times New Roman"/>
                <w:color w:val="000000"/>
                <w:sz w:val="18"/>
                <w:lang w:eastAsia="en-AU"/>
              </w:rPr>
            </w:pPr>
            <w:ins w:id="253" w:author="Jumppanen, Paavo (O&amp;A, Hobart)" w:date="2019-03-13T15:12:00Z">
              <w:r>
                <w:rPr>
                  <w:rFonts w:ascii="Calibri" w:eastAsia="Times New Roman" w:hAnsi="Calibri" w:cs="Times New Roman"/>
                  <w:color w:val="000000"/>
                  <w:sz w:val="18"/>
                  <w:lang w:eastAsia="en-AU"/>
                </w:rPr>
                <w:t>4.74</w:t>
              </w:r>
            </w:ins>
          </w:p>
        </w:tc>
      </w:tr>
      <w:tr w:rsidR="00C50F7A" w:rsidRPr="00950BDB" w14:paraId="326FB10C" w14:textId="77777777" w:rsidTr="009656FF">
        <w:trPr>
          <w:trHeight w:val="300"/>
          <w:ins w:id="254" w:author="Jumppanen, Paavo (O&amp;A, Hobart)" w:date="2019-03-13T15:12:00Z"/>
        </w:trPr>
        <w:tc>
          <w:tcPr>
            <w:tcW w:w="0" w:type="auto"/>
            <w:shd w:val="clear" w:color="auto" w:fill="auto"/>
            <w:noWrap/>
            <w:vAlign w:val="bottom"/>
            <w:hideMark/>
          </w:tcPr>
          <w:p w14:paraId="75B4CDE6" w14:textId="77777777" w:rsidR="00C50F7A" w:rsidRPr="00950BDB" w:rsidRDefault="00C50F7A" w:rsidP="009656FF">
            <w:pPr>
              <w:spacing w:after="0" w:line="240" w:lineRule="auto"/>
              <w:jc w:val="center"/>
              <w:rPr>
                <w:ins w:id="255" w:author="Jumppanen, Paavo (O&amp;A, Hobart)" w:date="2019-03-13T15:12:00Z"/>
                <w:rFonts w:ascii="Calibri" w:eastAsia="Times New Roman" w:hAnsi="Calibri" w:cs="Times New Roman"/>
                <w:color w:val="000000"/>
                <w:sz w:val="18"/>
                <w:lang w:eastAsia="en-AU"/>
              </w:rPr>
            </w:pPr>
            <w:ins w:id="256" w:author="Jumppanen, Paavo (O&amp;A, Hobart)" w:date="2019-03-13T15:12:00Z">
              <w:r>
                <w:rPr>
                  <w:rFonts w:ascii="Calibri" w:eastAsia="Times New Roman" w:hAnsi="Calibri" w:cs="Times New Roman"/>
                  <w:color w:val="000000"/>
                  <w:sz w:val="18"/>
                  <w:lang w:eastAsia="en-AU"/>
                </w:rPr>
                <w:t>IT5.t15.Gk.mean-0.6</w:t>
              </w:r>
            </w:ins>
          </w:p>
        </w:tc>
        <w:tc>
          <w:tcPr>
            <w:tcW w:w="0" w:type="auto"/>
            <w:shd w:val="clear" w:color="000000" w:fill="DEDEDE"/>
            <w:noWrap/>
            <w:vAlign w:val="bottom"/>
            <w:hideMark/>
          </w:tcPr>
          <w:p w14:paraId="344BE9CA" w14:textId="77777777" w:rsidR="00C50F7A" w:rsidRPr="00950BDB" w:rsidRDefault="00C50F7A" w:rsidP="009656FF">
            <w:pPr>
              <w:spacing w:after="0" w:line="240" w:lineRule="auto"/>
              <w:jc w:val="right"/>
              <w:rPr>
                <w:ins w:id="257" w:author="Jumppanen, Paavo (O&amp;A, Hobart)" w:date="2019-03-13T15:12:00Z"/>
                <w:rFonts w:ascii="Calibri" w:eastAsia="Times New Roman" w:hAnsi="Calibri" w:cs="Times New Roman"/>
                <w:color w:val="000000"/>
                <w:sz w:val="18"/>
                <w:lang w:eastAsia="en-AU"/>
              </w:rPr>
            </w:pPr>
            <w:ins w:id="258" w:author="Jumppanen, Paavo (O&amp;A, Hobart)" w:date="2019-03-13T15:12:00Z">
              <w:r w:rsidRPr="000B7E40">
                <w:rPr>
                  <w:rFonts w:ascii="Calibri" w:eastAsia="Times New Roman" w:hAnsi="Calibri" w:cs="Times New Roman"/>
                  <w:color w:val="000000"/>
                  <w:sz w:val="18"/>
                  <w:lang w:eastAsia="en-AU"/>
                </w:rPr>
                <w:t>1.27 (0.95-1.69)</w:t>
              </w:r>
            </w:ins>
          </w:p>
        </w:tc>
        <w:tc>
          <w:tcPr>
            <w:tcW w:w="0" w:type="auto"/>
            <w:shd w:val="clear" w:color="000000" w:fill="D8D8D8"/>
            <w:noWrap/>
            <w:vAlign w:val="bottom"/>
            <w:hideMark/>
          </w:tcPr>
          <w:p w14:paraId="5F54C053" w14:textId="77777777" w:rsidR="00C50F7A" w:rsidRPr="00950BDB" w:rsidRDefault="00C50F7A" w:rsidP="009656FF">
            <w:pPr>
              <w:spacing w:after="0" w:line="240" w:lineRule="auto"/>
              <w:jc w:val="right"/>
              <w:rPr>
                <w:ins w:id="259" w:author="Jumppanen, Paavo (O&amp;A, Hobart)" w:date="2019-03-13T15:12:00Z"/>
                <w:rFonts w:ascii="Calibri" w:eastAsia="Times New Roman" w:hAnsi="Calibri" w:cs="Times New Roman"/>
                <w:color w:val="000000"/>
                <w:sz w:val="18"/>
                <w:lang w:eastAsia="en-AU"/>
              </w:rPr>
            </w:pPr>
            <w:ins w:id="260" w:author="Jumppanen, Paavo (O&amp;A, Hobart)" w:date="2019-03-13T15:12:00Z">
              <w:r>
                <w:rPr>
                  <w:rFonts w:ascii="Calibri" w:eastAsia="Times New Roman" w:hAnsi="Calibri" w:cs="Times New Roman"/>
                  <w:color w:val="000000"/>
                  <w:sz w:val="18"/>
                  <w:lang w:eastAsia="en-AU"/>
                </w:rPr>
                <w:t>0.62</w:t>
              </w:r>
            </w:ins>
          </w:p>
        </w:tc>
        <w:tc>
          <w:tcPr>
            <w:tcW w:w="0" w:type="auto"/>
            <w:shd w:val="clear" w:color="000000" w:fill="D4D4D4"/>
            <w:noWrap/>
            <w:vAlign w:val="bottom"/>
            <w:hideMark/>
          </w:tcPr>
          <w:p w14:paraId="5163171A" w14:textId="77777777" w:rsidR="00C50F7A" w:rsidRPr="00950BDB" w:rsidRDefault="00C50F7A" w:rsidP="009656FF">
            <w:pPr>
              <w:spacing w:after="0" w:line="240" w:lineRule="auto"/>
              <w:jc w:val="right"/>
              <w:rPr>
                <w:ins w:id="261" w:author="Jumppanen, Paavo (O&amp;A, Hobart)" w:date="2019-03-13T15:12:00Z"/>
                <w:rFonts w:ascii="Calibri" w:eastAsia="Times New Roman" w:hAnsi="Calibri" w:cs="Times New Roman"/>
                <w:color w:val="000000"/>
                <w:sz w:val="18"/>
                <w:lang w:eastAsia="en-AU"/>
              </w:rPr>
            </w:pPr>
            <w:ins w:id="262" w:author="Jumppanen, Paavo (O&amp;A, Hobart)" w:date="2019-03-13T15:12:00Z">
              <w:r>
                <w:rPr>
                  <w:rFonts w:ascii="Calibri" w:eastAsia="Times New Roman" w:hAnsi="Calibri" w:cs="Times New Roman"/>
                  <w:color w:val="000000"/>
                  <w:sz w:val="18"/>
                  <w:lang w:eastAsia="en-AU"/>
                </w:rPr>
                <w:t>0.86</w:t>
              </w:r>
            </w:ins>
          </w:p>
        </w:tc>
        <w:tc>
          <w:tcPr>
            <w:tcW w:w="0" w:type="auto"/>
            <w:shd w:val="clear" w:color="000000" w:fill="C6C6C6"/>
            <w:noWrap/>
            <w:vAlign w:val="bottom"/>
            <w:hideMark/>
          </w:tcPr>
          <w:p w14:paraId="617A3050" w14:textId="77777777" w:rsidR="00C50F7A" w:rsidRPr="00950BDB" w:rsidRDefault="00C50F7A" w:rsidP="009656FF">
            <w:pPr>
              <w:spacing w:after="0" w:line="240" w:lineRule="auto"/>
              <w:jc w:val="right"/>
              <w:rPr>
                <w:ins w:id="263" w:author="Jumppanen, Paavo (O&amp;A, Hobart)" w:date="2019-03-13T15:12:00Z"/>
                <w:rFonts w:ascii="Calibri" w:eastAsia="Times New Roman" w:hAnsi="Calibri" w:cs="Times New Roman"/>
                <w:color w:val="000000"/>
                <w:sz w:val="18"/>
                <w:lang w:eastAsia="en-AU"/>
              </w:rPr>
            </w:pPr>
            <w:ins w:id="264" w:author="Jumppanen, Paavo (O&amp;A, Hobart)" w:date="2019-03-13T15:12:00Z">
              <w:r w:rsidRPr="000B7E40">
                <w:rPr>
                  <w:rFonts w:ascii="Calibri" w:eastAsia="Times New Roman" w:hAnsi="Calibri" w:cs="Times New Roman"/>
                  <w:color w:val="000000"/>
                  <w:sz w:val="18"/>
                  <w:lang w:eastAsia="en-AU"/>
                </w:rPr>
                <w:t>104.0 (73.3-131.8)</w:t>
              </w:r>
            </w:ins>
          </w:p>
        </w:tc>
        <w:tc>
          <w:tcPr>
            <w:tcW w:w="0" w:type="auto"/>
            <w:shd w:val="clear" w:color="000000" w:fill="E7E7E7"/>
            <w:noWrap/>
            <w:vAlign w:val="bottom"/>
            <w:hideMark/>
          </w:tcPr>
          <w:p w14:paraId="279C4E2C" w14:textId="77777777" w:rsidR="00C50F7A" w:rsidRPr="00950BDB" w:rsidRDefault="00C50F7A" w:rsidP="009656FF">
            <w:pPr>
              <w:spacing w:after="0" w:line="240" w:lineRule="auto"/>
              <w:jc w:val="right"/>
              <w:rPr>
                <w:ins w:id="265" w:author="Jumppanen, Paavo (O&amp;A, Hobart)" w:date="2019-03-13T15:12:00Z"/>
                <w:rFonts w:ascii="Calibri" w:eastAsia="Times New Roman" w:hAnsi="Calibri" w:cs="Times New Roman"/>
                <w:color w:val="000000"/>
                <w:sz w:val="18"/>
                <w:lang w:eastAsia="en-AU"/>
              </w:rPr>
            </w:pPr>
            <w:ins w:id="266" w:author="Jumppanen, Paavo (O&amp;A, Hobart)" w:date="2019-03-13T15:12:00Z">
              <w:r>
                <w:rPr>
                  <w:rFonts w:ascii="Calibri" w:eastAsia="Times New Roman" w:hAnsi="Calibri" w:cs="Times New Roman"/>
                  <w:color w:val="000000"/>
                  <w:sz w:val="18"/>
                  <w:lang w:eastAsia="en-AU"/>
                </w:rPr>
                <w:t>4.52</w:t>
              </w:r>
            </w:ins>
          </w:p>
        </w:tc>
      </w:tr>
      <w:tr w:rsidR="00C50F7A" w:rsidRPr="00950BDB" w14:paraId="022C8458" w14:textId="77777777" w:rsidTr="009656FF">
        <w:trPr>
          <w:trHeight w:val="300"/>
          <w:ins w:id="267" w:author="Jumppanen, Paavo (O&amp;A, Hobart)" w:date="2019-03-13T15:12:00Z"/>
        </w:trPr>
        <w:tc>
          <w:tcPr>
            <w:tcW w:w="0" w:type="auto"/>
            <w:shd w:val="clear" w:color="auto" w:fill="auto"/>
            <w:noWrap/>
            <w:vAlign w:val="bottom"/>
            <w:hideMark/>
          </w:tcPr>
          <w:p w14:paraId="01E7E2A5" w14:textId="77777777" w:rsidR="00C50F7A" w:rsidRPr="00950BDB" w:rsidRDefault="00C50F7A" w:rsidP="009656FF">
            <w:pPr>
              <w:spacing w:after="0" w:line="240" w:lineRule="auto"/>
              <w:jc w:val="center"/>
              <w:rPr>
                <w:ins w:id="268" w:author="Jumppanen, Paavo (O&amp;A, Hobart)" w:date="2019-03-13T15:12:00Z"/>
                <w:rFonts w:ascii="Calibri" w:eastAsia="Times New Roman" w:hAnsi="Calibri" w:cs="Times New Roman"/>
                <w:color w:val="000000"/>
                <w:sz w:val="18"/>
                <w:lang w:eastAsia="en-AU"/>
              </w:rPr>
            </w:pPr>
            <w:ins w:id="269" w:author="Jumppanen, Paavo (O&amp;A, Hobart)" w:date="2019-03-13T15:12:00Z">
              <w:r>
                <w:rPr>
                  <w:rFonts w:ascii="Calibri" w:eastAsia="Times New Roman" w:hAnsi="Calibri" w:cs="Times New Roman"/>
                  <w:color w:val="000000"/>
                  <w:sz w:val="18"/>
                  <w:lang w:eastAsia="en-AU"/>
                </w:rPr>
                <w:lastRenderedPageBreak/>
                <w:t>IT5.t15.Gk.mean-0.7</w:t>
              </w:r>
            </w:ins>
          </w:p>
        </w:tc>
        <w:tc>
          <w:tcPr>
            <w:tcW w:w="0" w:type="auto"/>
            <w:shd w:val="clear" w:color="000000" w:fill="A6A6A6"/>
            <w:noWrap/>
            <w:vAlign w:val="bottom"/>
            <w:hideMark/>
          </w:tcPr>
          <w:p w14:paraId="37EE79C8" w14:textId="77777777" w:rsidR="00C50F7A" w:rsidRPr="00950BDB" w:rsidRDefault="00C50F7A" w:rsidP="009656FF">
            <w:pPr>
              <w:spacing w:after="0" w:line="240" w:lineRule="auto"/>
              <w:jc w:val="right"/>
              <w:rPr>
                <w:ins w:id="270" w:author="Jumppanen, Paavo (O&amp;A, Hobart)" w:date="2019-03-13T15:12:00Z"/>
                <w:rFonts w:ascii="Calibri" w:eastAsia="Times New Roman" w:hAnsi="Calibri" w:cs="Times New Roman"/>
                <w:color w:val="000000"/>
                <w:sz w:val="18"/>
                <w:lang w:eastAsia="en-AU"/>
              </w:rPr>
            </w:pPr>
            <w:ins w:id="271" w:author="Jumppanen, Paavo (O&amp;A, Hobart)" w:date="2019-03-13T15:12:00Z">
              <w:r w:rsidRPr="000B7E40">
                <w:rPr>
                  <w:rFonts w:ascii="Calibri" w:eastAsia="Times New Roman" w:hAnsi="Calibri" w:cs="Times New Roman"/>
                  <w:color w:val="000000"/>
                  <w:sz w:val="18"/>
                  <w:lang w:eastAsia="en-AU"/>
                </w:rPr>
                <w:t>1.39 (1.08-1.79)</w:t>
              </w:r>
            </w:ins>
          </w:p>
        </w:tc>
        <w:tc>
          <w:tcPr>
            <w:tcW w:w="0" w:type="auto"/>
            <w:shd w:val="clear" w:color="000000" w:fill="ABABAB"/>
            <w:noWrap/>
            <w:vAlign w:val="bottom"/>
            <w:hideMark/>
          </w:tcPr>
          <w:p w14:paraId="52C2BD15" w14:textId="77777777" w:rsidR="00C50F7A" w:rsidRPr="00950BDB" w:rsidRDefault="00C50F7A" w:rsidP="009656FF">
            <w:pPr>
              <w:spacing w:after="0" w:line="240" w:lineRule="auto"/>
              <w:jc w:val="right"/>
              <w:rPr>
                <w:ins w:id="272" w:author="Jumppanen, Paavo (O&amp;A, Hobart)" w:date="2019-03-13T15:12:00Z"/>
                <w:rFonts w:ascii="Calibri" w:eastAsia="Times New Roman" w:hAnsi="Calibri" w:cs="Times New Roman"/>
                <w:color w:val="000000"/>
                <w:sz w:val="18"/>
                <w:lang w:eastAsia="en-AU"/>
              </w:rPr>
            </w:pPr>
            <w:ins w:id="273" w:author="Jumppanen, Paavo (O&amp;A, Hobart)" w:date="2019-03-13T15:12:00Z">
              <w:r>
                <w:rPr>
                  <w:rFonts w:ascii="Calibri" w:eastAsia="Times New Roman" w:hAnsi="Calibri" w:cs="Times New Roman"/>
                  <w:color w:val="000000"/>
                  <w:sz w:val="18"/>
                  <w:lang w:eastAsia="en-AU"/>
                </w:rPr>
                <w:t>0.70</w:t>
              </w:r>
            </w:ins>
          </w:p>
        </w:tc>
        <w:tc>
          <w:tcPr>
            <w:tcW w:w="0" w:type="auto"/>
            <w:shd w:val="clear" w:color="000000" w:fill="B3B3B3"/>
            <w:noWrap/>
            <w:vAlign w:val="bottom"/>
            <w:hideMark/>
          </w:tcPr>
          <w:p w14:paraId="13DCADCA" w14:textId="77777777" w:rsidR="00C50F7A" w:rsidRPr="00950BDB" w:rsidRDefault="00C50F7A" w:rsidP="009656FF">
            <w:pPr>
              <w:spacing w:after="0" w:line="240" w:lineRule="auto"/>
              <w:jc w:val="right"/>
              <w:rPr>
                <w:ins w:id="274" w:author="Jumppanen, Paavo (O&amp;A, Hobart)" w:date="2019-03-13T15:12:00Z"/>
                <w:rFonts w:ascii="Calibri" w:eastAsia="Times New Roman" w:hAnsi="Calibri" w:cs="Times New Roman"/>
                <w:color w:val="000000"/>
                <w:sz w:val="18"/>
                <w:lang w:eastAsia="en-AU"/>
              </w:rPr>
            </w:pPr>
            <w:ins w:id="275" w:author="Jumppanen, Paavo (O&amp;A, Hobart)" w:date="2019-03-13T15:12:00Z">
              <w:r>
                <w:rPr>
                  <w:rFonts w:ascii="Calibri" w:eastAsia="Times New Roman" w:hAnsi="Calibri" w:cs="Times New Roman"/>
                  <w:color w:val="000000"/>
                  <w:sz w:val="18"/>
                  <w:lang w:eastAsia="en-AU"/>
                </w:rPr>
                <w:t>0.89</w:t>
              </w:r>
            </w:ins>
          </w:p>
        </w:tc>
        <w:tc>
          <w:tcPr>
            <w:tcW w:w="0" w:type="auto"/>
            <w:shd w:val="clear" w:color="000000" w:fill="FFFFFF"/>
            <w:noWrap/>
            <w:vAlign w:val="bottom"/>
            <w:hideMark/>
          </w:tcPr>
          <w:p w14:paraId="1403EC16" w14:textId="77777777" w:rsidR="00C50F7A" w:rsidRPr="00950BDB" w:rsidRDefault="00C50F7A" w:rsidP="009656FF">
            <w:pPr>
              <w:spacing w:after="0" w:line="240" w:lineRule="auto"/>
              <w:jc w:val="right"/>
              <w:rPr>
                <w:ins w:id="276" w:author="Jumppanen, Paavo (O&amp;A, Hobart)" w:date="2019-03-13T15:12:00Z"/>
                <w:rFonts w:ascii="Calibri" w:eastAsia="Times New Roman" w:hAnsi="Calibri" w:cs="Times New Roman"/>
                <w:color w:val="000000"/>
                <w:sz w:val="18"/>
                <w:lang w:eastAsia="en-AU"/>
              </w:rPr>
            </w:pPr>
            <w:ins w:id="277" w:author="Jumppanen, Paavo (O&amp;A, Hobart)" w:date="2019-03-13T15:12:00Z">
              <w:r w:rsidRPr="000B7E40">
                <w:rPr>
                  <w:rFonts w:ascii="Calibri" w:eastAsia="Times New Roman" w:hAnsi="Calibri" w:cs="Times New Roman"/>
                  <w:color w:val="000000"/>
                  <w:sz w:val="18"/>
                  <w:lang w:eastAsia="en-AU"/>
                </w:rPr>
                <w:t>95.6 (67.0-123.3)</w:t>
              </w:r>
            </w:ins>
          </w:p>
        </w:tc>
        <w:tc>
          <w:tcPr>
            <w:tcW w:w="0" w:type="auto"/>
            <w:shd w:val="clear" w:color="000000" w:fill="E4E4E4"/>
            <w:noWrap/>
            <w:vAlign w:val="bottom"/>
            <w:hideMark/>
          </w:tcPr>
          <w:p w14:paraId="7584C954" w14:textId="77777777" w:rsidR="00C50F7A" w:rsidRPr="00950BDB" w:rsidRDefault="00C50F7A" w:rsidP="009656FF">
            <w:pPr>
              <w:spacing w:after="0" w:line="240" w:lineRule="auto"/>
              <w:jc w:val="right"/>
              <w:rPr>
                <w:ins w:id="278" w:author="Jumppanen, Paavo (O&amp;A, Hobart)" w:date="2019-03-13T15:12:00Z"/>
                <w:rFonts w:ascii="Calibri" w:eastAsia="Times New Roman" w:hAnsi="Calibri" w:cs="Times New Roman"/>
                <w:color w:val="000000"/>
                <w:sz w:val="18"/>
                <w:lang w:eastAsia="en-AU"/>
              </w:rPr>
            </w:pPr>
            <w:ins w:id="279" w:author="Jumppanen, Paavo (O&amp;A, Hobart)" w:date="2019-03-13T15:12:00Z">
              <w:r>
                <w:rPr>
                  <w:rFonts w:ascii="Calibri" w:eastAsia="Times New Roman" w:hAnsi="Calibri" w:cs="Times New Roman"/>
                  <w:color w:val="000000"/>
                  <w:sz w:val="18"/>
                  <w:lang w:eastAsia="en-AU"/>
                </w:rPr>
                <w:t>4.50</w:t>
              </w:r>
            </w:ins>
          </w:p>
        </w:tc>
      </w:tr>
    </w:tbl>
    <w:p w14:paraId="00DDDBF2" w14:textId="77777777" w:rsidR="00C50F7A" w:rsidRDefault="00C50F7A" w:rsidP="00C50F7A">
      <w:pPr>
        <w:rPr>
          <w:ins w:id="280" w:author="Jumppanen, Paavo (O&amp;A, Hobart)" w:date="2019-03-13T15:12:00Z"/>
        </w:rPr>
      </w:pPr>
    </w:p>
    <w:p w14:paraId="6285659F" w14:textId="1CA0C7D2" w:rsidR="00A77503" w:rsidRDefault="00A77503" w:rsidP="00A77503">
      <w:pPr>
        <w:pStyle w:val="Caption"/>
        <w:rPr>
          <w:ins w:id="281" w:author="Jumppanen, Paavo (O&amp;A, Hobart)" w:date="2019-03-13T15:10:00Z"/>
        </w:rPr>
      </w:pPr>
      <w:ins w:id="282" w:author="Jumppanen, Paavo (O&amp;A, Hobart)" w:date="2019-03-13T15:10:00Z">
        <w:r>
          <w:t xml:space="preserve">Table </w:t>
        </w:r>
        <w:r>
          <w:rPr>
            <w:noProof/>
          </w:rPr>
          <w:fldChar w:fldCharType="begin"/>
        </w:r>
        <w:r>
          <w:rPr>
            <w:noProof/>
          </w:rPr>
          <w:instrText xml:space="preserve"> SEQ Table \* ARABIC </w:instrText>
        </w:r>
        <w:r>
          <w:rPr>
            <w:noProof/>
          </w:rPr>
          <w:fldChar w:fldCharType="separate"/>
        </w:r>
      </w:ins>
      <w:ins w:id="283" w:author="Jumppanen, Paavo (O&amp;A, Hobart)" w:date="2019-03-13T16:22:00Z">
        <w:r w:rsidR="009D1A57">
          <w:rPr>
            <w:noProof/>
          </w:rPr>
          <w:t>4</w:t>
        </w:r>
      </w:ins>
      <w:ins w:id="284" w:author="Jumppanen, Paavo (O&amp;A, Hobart)" w:date="2019-03-13T15:10:00Z">
        <w:r>
          <w:rPr>
            <w:noProof/>
          </w:rPr>
          <w:fldChar w:fldCharType="end"/>
        </w:r>
        <w:r>
          <w:t>. Big Eye reference case (B19.</w:t>
        </w:r>
      </w:ins>
      <w:ins w:id="285" w:author="Jumppanen, Paavo (O&amp;A, Hobart)" w:date="2019-03-13T15:12:00Z">
        <w:r w:rsidR="00C50F7A">
          <w:t>5</w:t>
        </w:r>
      </w:ins>
      <w:ins w:id="286" w:author="Jumppanen, Paavo (O&amp;A, Hobart)" w:date="2019-03-13T15:10:00Z">
        <w:r>
          <w:t xml:space="preserve">). </w:t>
        </w:r>
        <w:r w:rsidRPr="00904617">
          <w:t xml:space="preserve">Candidate MP </w:t>
        </w:r>
        <w:proofErr w:type="gramStart"/>
        <w:r w:rsidRPr="00904617">
          <w:t>performance</w:t>
        </w:r>
        <w:proofErr w:type="gramEnd"/>
        <w:r w:rsidRPr="00904617">
          <w:t xml:space="preserve"> for standard IOTC performance measures for the 20 year period 2019-2038</w:t>
        </w:r>
        <w:r>
          <w:t xml:space="preserve"> </w:t>
        </w:r>
      </w:ins>
    </w:p>
    <w:tbl>
      <w:tblPr>
        <w:tblStyle w:val="TableGrid"/>
        <w:tblW w:w="0" w:type="auto"/>
        <w:tblLook w:val="04A0" w:firstRow="1" w:lastRow="0" w:firstColumn="1" w:lastColumn="0" w:noHBand="0" w:noVBand="1"/>
      </w:tblPr>
      <w:tblGrid>
        <w:gridCol w:w="1855"/>
        <w:gridCol w:w="636"/>
        <w:gridCol w:w="1132"/>
        <w:gridCol w:w="1132"/>
        <w:gridCol w:w="1132"/>
        <w:gridCol w:w="1043"/>
        <w:gridCol w:w="1043"/>
        <w:gridCol w:w="1043"/>
      </w:tblGrid>
      <w:tr w:rsidR="00A77503" w:rsidRPr="0073293B" w14:paraId="36F445A8" w14:textId="77777777" w:rsidTr="009656FF">
        <w:trPr>
          <w:trHeight w:val="300"/>
          <w:ins w:id="287" w:author="Jumppanen, Paavo (O&amp;A, Hobart)" w:date="2019-03-13T15:10:00Z"/>
        </w:trPr>
        <w:tc>
          <w:tcPr>
            <w:tcW w:w="2500" w:type="dxa"/>
            <w:shd w:val="clear" w:color="auto" w:fill="E7E6E6" w:themeFill="background2"/>
            <w:noWrap/>
            <w:hideMark/>
          </w:tcPr>
          <w:p w14:paraId="0E371591" w14:textId="77777777" w:rsidR="00A77503" w:rsidRPr="0073293B" w:rsidRDefault="00A77503" w:rsidP="009656FF">
            <w:pPr>
              <w:rPr>
                <w:ins w:id="288" w:author="Jumppanen, Paavo (O&amp;A, Hobart)" w:date="2019-03-13T15:10:00Z"/>
                <w:b/>
                <w:bCs/>
                <w:sz w:val="16"/>
                <w:szCs w:val="16"/>
              </w:rPr>
            </w:pPr>
            <w:ins w:id="289" w:author="Jumppanen, Paavo (O&amp;A, Hobart)" w:date="2019-03-13T15:10:00Z">
              <w:r w:rsidRPr="0073293B">
                <w:rPr>
                  <w:b/>
                  <w:bCs/>
                  <w:sz w:val="16"/>
                  <w:szCs w:val="16"/>
                </w:rPr>
                <w:t>Status : maximise stock status</w:t>
              </w:r>
            </w:ins>
          </w:p>
        </w:tc>
        <w:tc>
          <w:tcPr>
            <w:tcW w:w="0" w:type="dxa"/>
            <w:shd w:val="clear" w:color="auto" w:fill="E7E6E6" w:themeFill="background2"/>
            <w:noWrap/>
            <w:hideMark/>
          </w:tcPr>
          <w:p w14:paraId="724320E8" w14:textId="77777777" w:rsidR="00A77503" w:rsidRPr="0073293B" w:rsidRDefault="00A77503" w:rsidP="009656FF">
            <w:pPr>
              <w:rPr>
                <w:ins w:id="290" w:author="Jumppanen, Paavo (O&amp;A, Hobart)" w:date="2019-03-13T15:10:00Z"/>
                <w:b/>
                <w:bCs/>
                <w:sz w:val="16"/>
                <w:szCs w:val="16"/>
              </w:rPr>
            </w:pPr>
          </w:p>
        </w:tc>
        <w:tc>
          <w:tcPr>
            <w:tcW w:w="0" w:type="dxa"/>
            <w:gridSpan w:val="6"/>
            <w:shd w:val="clear" w:color="auto" w:fill="E7E6E6" w:themeFill="background2"/>
            <w:noWrap/>
            <w:hideMark/>
          </w:tcPr>
          <w:p w14:paraId="14525E31" w14:textId="77777777" w:rsidR="00A77503" w:rsidRPr="0073293B" w:rsidRDefault="00A77503" w:rsidP="009656FF">
            <w:pPr>
              <w:rPr>
                <w:ins w:id="291" w:author="Jumppanen, Paavo (O&amp;A, Hobart)" w:date="2019-03-13T15:10:00Z"/>
                <w:sz w:val="16"/>
                <w:szCs w:val="16"/>
              </w:rPr>
            </w:pPr>
            <w:ins w:id="292" w:author="Jumppanen, Paavo (O&amp;A, Hobart)" w:date="2019-03-13T15:10:00Z">
              <w:r>
                <w:rPr>
                  <w:b/>
                  <w:bCs/>
                  <w:sz w:val="16"/>
                  <w:szCs w:val="16"/>
                </w:rPr>
                <w:t>20 year average</w:t>
              </w:r>
            </w:ins>
          </w:p>
        </w:tc>
      </w:tr>
      <w:tr w:rsidR="00A77503" w:rsidRPr="0073293B" w14:paraId="7C72CDBA" w14:textId="77777777" w:rsidTr="009656FF">
        <w:trPr>
          <w:trHeight w:val="300"/>
          <w:ins w:id="293" w:author="Jumppanen, Paavo (O&amp;A, Hobart)" w:date="2019-03-13T15:10:00Z"/>
        </w:trPr>
        <w:tc>
          <w:tcPr>
            <w:tcW w:w="2500" w:type="dxa"/>
            <w:shd w:val="clear" w:color="auto" w:fill="E7E6E6" w:themeFill="background2"/>
            <w:noWrap/>
            <w:hideMark/>
          </w:tcPr>
          <w:p w14:paraId="54211F4A" w14:textId="77777777" w:rsidR="00A77503" w:rsidRPr="0073293B" w:rsidRDefault="00A77503" w:rsidP="009656FF">
            <w:pPr>
              <w:rPr>
                <w:ins w:id="294" w:author="Jumppanen, Paavo (O&amp;A, Hobart)" w:date="2019-03-13T15:10:00Z"/>
                <w:sz w:val="16"/>
                <w:szCs w:val="16"/>
              </w:rPr>
            </w:pPr>
          </w:p>
        </w:tc>
        <w:tc>
          <w:tcPr>
            <w:tcW w:w="0" w:type="dxa"/>
            <w:shd w:val="clear" w:color="auto" w:fill="E7E6E6" w:themeFill="background2"/>
            <w:noWrap/>
            <w:hideMark/>
          </w:tcPr>
          <w:p w14:paraId="15BA2AE2" w14:textId="77777777" w:rsidR="00A77503" w:rsidRPr="0073293B" w:rsidRDefault="00A77503" w:rsidP="009656FF">
            <w:pPr>
              <w:rPr>
                <w:ins w:id="295" w:author="Jumppanen, Paavo (O&amp;A, Hobart)" w:date="2019-03-13T15:10:00Z"/>
                <w:sz w:val="16"/>
                <w:szCs w:val="16"/>
              </w:rPr>
            </w:pPr>
          </w:p>
        </w:tc>
        <w:tc>
          <w:tcPr>
            <w:tcW w:w="653" w:type="dxa"/>
            <w:shd w:val="clear" w:color="auto" w:fill="E7E6E6" w:themeFill="background2"/>
            <w:noWrap/>
            <w:hideMark/>
          </w:tcPr>
          <w:p w14:paraId="220BE124" w14:textId="77777777" w:rsidR="00A77503" w:rsidRPr="0073293B" w:rsidRDefault="00A77503" w:rsidP="009656FF">
            <w:pPr>
              <w:jc w:val="right"/>
              <w:rPr>
                <w:ins w:id="296" w:author="Jumppanen, Paavo (O&amp;A, Hobart)" w:date="2019-03-13T15:10:00Z"/>
                <w:b/>
                <w:bCs/>
                <w:sz w:val="16"/>
                <w:szCs w:val="16"/>
              </w:rPr>
            </w:pPr>
            <w:ins w:id="297" w:author="Jumppanen, Paavo (O&amp;A, Hobart)" w:date="2019-03-13T15:10:00Z">
              <w:r>
                <w:rPr>
                  <w:b/>
                  <w:bCs/>
                  <w:sz w:val="16"/>
                  <w:szCs w:val="16"/>
                </w:rPr>
                <w:t>PT41.t15.Gk.mean-0.5</w:t>
              </w:r>
            </w:ins>
          </w:p>
        </w:tc>
        <w:tc>
          <w:tcPr>
            <w:tcW w:w="653" w:type="dxa"/>
            <w:shd w:val="clear" w:color="auto" w:fill="E7E6E6" w:themeFill="background2"/>
            <w:noWrap/>
            <w:hideMark/>
          </w:tcPr>
          <w:p w14:paraId="3CC8EF08" w14:textId="77777777" w:rsidR="00A77503" w:rsidRPr="0073293B" w:rsidRDefault="00A77503" w:rsidP="009656FF">
            <w:pPr>
              <w:jc w:val="right"/>
              <w:rPr>
                <w:ins w:id="298" w:author="Jumppanen, Paavo (O&amp;A, Hobart)" w:date="2019-03-13T15:10:00Z"/>
                <w:b/>
                <w:bCs/>
                <w:sz w:val="16"/>
                <w:szCs w:val="16"/>
              </w:rPr>
            </w:pPr>
            <w:ins w:id="299" w:author="Jumppanen, Paavo (O&amp;A, Hobart)" w:date="2019-03-13T15:10:00Z">
              <w:r>
                <w:rPr>
                  <w:b/>
                  <w:bCs/>
                  <w:sz w:val="16"/>
                  <w:szCs w:val="16"/>
                </w:rPr>
                <w:t>PT41.t15.Gk.mean-0.6</w:t>
              </w:r>
            </w:ins>
          </w:p>
        </w:tc>
        <w:tc>
          <w:tcPr>
            <w:tcW w:w="653" w:type="dxa"/>
            <w:shd w:val="clear" w:color="auto" w:fill="E7E6E6" w:themeFill="background2"/>
            <w:noWrap/>
            <w:hideMark/>
          </w:tcPr>
          <w:p w14:paraId="0386CE4A" w14:textId="77777777" w:rsidR="00A77503" w:rsidRPr="0073293B" w:rsidRDefault="00A77503" w:rsidP="009656FF">
            <w:pPr>
              <w:jc w:val="right"/>
              <w:rPr>
                <w:ins w:id="300" w:author="Jumppanen, Paavo (O&amp;A, Hobart)" w:date="2019-03-13T15:10:00Z"/>
                <w:b/>
                <w:bCs/>
                <w:sz w:val="16"/>
                <w:szCs w:val="16"/>
              </w:rPr>
            </w:pPr>
            <w:ins w:id="301" w:author="Jumppanen, Paavo (O&amp;A, Hobart)" w:date="2019-03-13T15:10:00Z">
              <w:r>
                <w:rPr>
                  <w:b/>
                  <w:bCs/>
                  <w:sz w:val="16"/>
                  <w:szCs w:val="16"/>
                </w:rPr>
                <w:t>PT41.t15.Gk.mean-0.7</w:t>
              </w:r>
            </w:ins>
          </w:p>
        </w:tc>
        <w:tc>
          <w:tcPr>
            <w:tcW w:w="653" w:type="dxa"/>
            <w:shd w:val="clear" w:color="auto" w:fill="E7E6E6" w:themeFill="background2"/>
            <w:noWrap/>
            <w:hideMark/>
          </w:tcPr>
          <w:p w14:paraId="65A4B231" w14:textId="77777777" w:rsidR="00A77503" w:rsidRPr="0073293B" w:rsidRDefault="00A77503" w:rsidP="009656FF">
            <w:pPr>
              <w:jc w:val="right"/>
              <w:rPr>
                <w:ins w:id="302" w:author="Jumppanen, Paavo (O&amp;A, Hobart)" w:date="2019-03-13T15:10:00Z"/>
                <w:b/>
                <w:bCs/>
                <w:sz w:val="16"/>
                <w:szCs w:val="16"/>
              </w:rPr>
            </w:pPr>
            <w:ins w:id="303" w:author="Jumppanen, Paavo (O&amp;A, Hobart)" w:date="2019-03-13T15:10:00Z">
              <w:r>
                <w:rPr>
                  <w:b/>
                  <w:bCs/>
                  <w:sz w:val="16"/>
                  <w:szCs w:val="16"/>
                </w:rPr>
                <w:t>IT5.t15.Gk.mean-0.5</w:t>
              </w:r>
            </w:ins>
          </w:p>
        </w:tc>
        <w:tc>
          <w:tcPr>
            <w:tcW w:w="653" w:type="dxa"/>
            <w:shd w:val="clear" w:color="auto" w:fill="E7E6E6" w:themeFill="background2"/>
            <w:noWrap/>
            <w:hideMark/>
          </w:tcPr>
          <w:p w14:paraId="7A54DC50" w14:textId="77777777" w:rsidR="00A77503" w:rsidRPr="0073293B" w:rsidRDefault="00A77503" w:rsidP="009656FF">
            <w:pPr>
              <w:jc w:val="right"/>
              <w:rPr>
                <w:ins w:id="304" w:author="Jumppanen, Paavo (O&amp;A, Hobart)" w:date="2019-03-13T15:10:00Z"/>
                <w:b/>
                <w:bCs/>
                <w:sz w:val="16"/>
                <w:szCs w:val="16"/>
              </w:rPr>
            </w:pPr>
            <w:ins w:id="305" w:author="Jumppanen, Paavo (O&amp;A, Hobart)" w:date="2019-03-13T15:10:00Z">
              <w:r>
                <w:rPr>
                  <w:b/>
                  <w:bCs/>
                  <w:sz w:val="16"/>
                  <w:szCs w:val="16"/>
                </w:rPr>
                <w:t>IT5.t15.Gk.mean-0.6</w:t>
              </w:r>
            </w:ins>
          </w:p>
        </w:tc>
        <w:tc>
          <w:tcPr>
            <w:tcW w:w="653" w:type="dxa"/>
            <w:shd w:val="clear" w:color="auto" w:fill="E7E6E6" w:themeFill="background2"/>
            <w:noWrap/>
            <w:hideMark/>
          </w:tcPr>
          <w:p w14:paraId="2494D317" w14:textId="77777777" w:rsidR="00A77503" w:rsidRPr="0073293B" w:rsidRDefault="00A77503" w:rsidP="009656FF">
            <w:pPr>
              <w:jc w:val="right"/>
              <w:rPr>
                <w:ins w:id="306" w:author="Jumppanen, Paavo (O&amp;A, Hobart)" w:date="2019-03-13T15:10:00Z"/>
                <w:b/>
                <w:bCs/>
                <w:sz w:val="16"/>
                <w:szCs w:val="16"/>
              </w:rPr>
            </w:pPr>
            <w:ins w:id="307" w:author="Jumppanen, Paavo (O&amp;A, Hobart)" w:date="2019-03-13T15:10:00Z">
              <w:r>
                <w:rPr>
                  <w:b/>
                  <w:bCs/>
                  <w:sz w:val="16"/>
                  <w:szCs w:val="16"/>
                </w:rPr>
                <w:t>IT5.t15.Gk.mean-0.7</w:t>
              </w:r>
            </w:ins>
          </w:p>
        </w:tc>
      </w:tr>
      <w:tr w:rsidR="00A77503" w:rsidRPr="0073293B" w14:paraId="518EFD48" w14:textId="77777777" w:rsidTr="009656FF">
        <w:trPr>
          <w:trHeight w:val="300"/>
          <w:ins w:id="308" w:author="Jumppanen, Paavo (O&amp;A, Hobart)" w:date="2019-03-13T15:10:00Z"/>
        </w:trPr>
        <w:tc>
          <w:tcPr>
            <w:tcW w:w="2500" w:type="dxa"/>
            <w:noWrap/>
            <w:hideMark/>
          </w:tcPr>
          <w:p w14:paraId="5B4B577F" w14:textId="77777777" w:rsidR="00A77503" w:rsidRPr="0073293B" w:rsidRDefault="00A77503" w:rsidP="009656FF">
            <w:pPr>
              <w:rPr>
                <w:ins w:id="309" w:author="Jumppanen, Paavo (O&amp;A, Hobart)" w:date="2019-03-13T15:10:00Z"/>
                <w:sz w:val="16"/>
                <w:szCs w:val="16"/>
              </w:rPr>
            </w:pPr>
            <w:ins w:id="310" w:author="Jumppanen, Paavo (O&amp;A, Hobart)" w:date="2019-03-13T15:10:00Z">
              <w:r w:rsidRPr="0073293B">
                <w:rPr>
                  <w:sz w:val="16"/>
                  <w:szCs w:val="16"/>
                </w:rPr>
                <w:t>Mean spawner biomass relative to pristine</w:t>
              </w:r>
            </w:ins>
          </w:p>
        </w:tc>
        <w:tc>
          <w:tcPr>
            <w:tcW w:w="0" w:type="dxa"/>
            <w:noWrap/>
            <w:hideMark/>
          </w:tcPr>
          <w:p w14:paraId="746897F2" w14:textId="77777777" w:rsidR="00A77503" w:rsidRPr="0073293B" w:rsidRDefault="00A77503" w:rsidP="009656FF">
            <w:pPr>
              <w:rPr>
                <w:ins w:id="311" w:author="Jumppanen, Paavo (O&amp;A, Hobart)" w:date="2019-03-13T15:10:00Z"/>
                <w:sz w:val="16"/>
                <w:szCs w:val="16"/>
              </w:rPr>
            </w:pPr>
            <w:ins w:id="312" w:author="Jumppanen, Paavo (O&amp;A, Hobart)" w:date="2019-03-13T15:10:00Z">
              <w:r w:rsidRPr="0073293B">
                <w:rPr>
                  <w:sz w:val="16"/>
                  <w:szCs w:val="16"/>
                </w:rPr>
                <w:t>SB/SB</w:t>
              </w:r>
              <w:r w:rsidRPr="0073293B">
                <w:rPr>
                  <w:sz w:val="16"/>
                  <w:szCs w:val="16"/>
                  <w:vertAlign w:val="subscript"/>
                </w:rPr>
                <w:t>0</w:t>
              </w:r>
              <w:r>
                <w:rPr>
                  <w:sz w:val="16"/>
                  <w:szCs w:val="16"/>
                  <w:vertAlign w:val="subscript"/>
                </w:rPr>
                <w:t> </w:t>
              </w:r>
            </w:ins>
          </w:p>
        </w:tc>
        <w:tc>
          <w:tcPr>
            <w:tcW w:w="692" w:type="dxa"/>
            <w:noWrap/>
            <w:hideMark/>
          </w:tcPr>
          <w:p w14:paraId="6B9A25EF" w14:textId="77777777" w:rsidR="00A77503" w:rsidRPr="0073293B" w:rsidRDefault="00A77503" w:rsidP="009656FF">
            <w:pPr>
              <w:jc w:val="right"/>
              <w:rPr>
                <w:ins w:id="313" w:author="Jumppanen, Paavo (O&amp;A, Hobart)" w:date="2019-03-13T15:10:00Z"/>
                <w:sz w:val="16"/>
                <w:szCs w:val="16"/>
              </w:rPr>
            </w:pPr>
            <w:ins w:id="314" w:author="Jumppanen, Paavo (O&amp;A, Hobart)" w:date="2019-03-13T15:10:00Z">
              <w:r>
                <w:rPr>
                  <w:sz w:val="16"/>
                  <w:szCs w:val="16"/>
                </w:rPr>
                <w:t>0.34</w:t>
              </w:r>
            </w:ins>
          </w:p>
        </w:tc>
        <w:tc>
          <w:tcPr>
            <w:tcW w:w="692" w:type="dxa"/>
            <w:noWrap/>
            <w:hideMark/>
          </w:tcPr>
          <w:p w14:paraId="13AE27F4" w14:textId="77777777" w:rsidR="00A77503" w:rsidRPr="0073293B" w:rsidRDefault="00A77503" w:rsidP="009656FF">
            <w:pPr>
              <w:jc w:val="right"/>
              <w:rPr>
                <w:ins w:id="315" w:author="Jumppanen, Paavo (O&amp;A, Hobart)" w:date="2019-03-13T15:10:00Z"/>
                <w:sz w:val="16"/>
                <w:szCs w:val="16"/>
              </w:rPr>
            </w:pPr>
            <w:ins w:id="316" w:author="Jumppanen, Paavo (O&amp;A, Hobart)" w:date="2019-03-13T15:10:00Z">
              <w:r>
                <w:rPr>
                  <w:sz w:val="16"/>
                  <w:szCs w:val="16"/>
                </w:rPr>
                <w:t>0.36</w:t>
              </w:r>
            </w:ins>
          </w:p>
        </w:tc>
        <w:tc>
          <w:tcPr>
            <w:tcW w:w="692" w:type="dxa"/>
            <w:noWrap/>
            <w:hideMark/>
          </w:tcPr>
          <w:p w14:paraId="1B3F854C" w14:textId="77777777" w:rsidR="00A77503" w:rsidRPr="0073293B" w:rsidRDefault="00A77503" w:rsidP="009656FF">
            <w:pPr>
              <w:jc w:val="right"/>
              <w:rPr>
                <w:ins w:id="317" w:author="Jumppanen, Paavo (O&amp;A, Hobart)" w:date="2019-03-13T15:10:00Z"/>
                <w:sz w:val="16"/>
                <w:szCs w:val="16"/>
              </w:rPr>
            </w:pPr>
            <w:ins w:id="318" w:author="Jumppanen, Paavo (O&amp;A, Hobart)" w:date="2019-03-13T15:10:00Z">
              <w:r>
                <w:rPr>
                  <w:sz w:val="16"/>
                  <w:szCs w:val="16"/>
                </w:rPr>
                <w:t>0.38</w:t>
              </w:r>
            </w:ins>
          </w:p>
        </w:tc>
        <w:tc>
          <w:tcPr>
            <w:tcW w:w="692" w:type="dxa"/>
            <w:noWrap/>
            <w:hideMark/>
          </w:tcPr>
          <w:p w14:paraId="6EE97D4A" w14:textId="77777777" w:rsidR="00A77503" w:rsidRPr="0073293B" w:rsidRDefault="00A77503" w:rsidP="009656FF">
            <w:pPr>
              <w:jc w:val="right"/>
              <w:rPr>
                <w:ins w:id="319" w:author="Jumppanen, Paavo (O&amp;A, Hobart)" w:date="2019-03-13T15:10:00Z"/>
                <w:sz w:val="16"/>
                <w:szCs w:val="16"/>
              </w:rPr>
            </w:pPr>
            <w:ins w:id="320" w:author="Jumppanen, Paavo (O&amp;A, Hobart)" w:date="2019-03-13T15:10:00Z">
              <w:r>
                <w:rPr>
                  <w:sz w:val="16"/>
                  <w:szCs w:val="16"/>
                </w:rPr>
                <w:t>0.33</w:t>
              </w:r>
            </w:ins>
          </w:p>
        </w:tc>
        <w:tc>
          <w:tcPr>
            <w:tcW w:w="692" w:type="dxa"/>
            <w:noWrap/>
            <w:hideMark/>
          </w:tcPr>
          <w:p w14:paraId="0E786111" w14:textId="77777777" w:rsidR="00A77503" w:rsidRPr="0073293B" w:rsidRDefault="00A77503" w:rsidP="009656FF">
            <w:pPr>
              <w:jc w:val="right"/>
              <w:rPr>
                <w:ins w:id="321" w:author="Jumppanen, Paavo (O&amp;A, Hobart)" w:date="2019-03-13T15:10:00Z"/>
                <w:sz w:val="16"/>
                <w:szCs w:val="16"/>
              </w:rPr>
            </w:pPr>
            <w:ins w:id="322" w:author="Jumppanen, Paavo (O&amp;A, Hobart)" w:date="2019-03-13T15:10:00Z">
              <w:r>
                <w:rPr>
                  <w:sz w:val="16"/>
                  <w:szCs w:val="16"/>
                </w:rPr>
                <w:t>0.35</w:t>
              </w:r>
            </w:ins>
          </w:p>
        </w:tc>
        <w:tc>
          <w:tcPr>
            <w:tcW w:w="692" w:type="dxa"/>
            <w:noWrap/>
            <w:hideMark/>
          </w:tcPr>
          <w:p w14:paraId="3B309348" w14:textId="77777777" w:rsidR="00A77503" w:rsidRPr="0073293B" w:rsidRDefault="00A77503" w:rsidP="009656FF">
            <w:pPr>
              <w:jc w:val="right"/>
              <w:rPr>
                <w:ins w:id="323" w:author="Jumppanen, Paavo (O&amp;A, Hobart)" w:date="2019-03-13T15:10:00Z"/>
                <w:sz w:val="16"/>
                <w:szCs w:val="16"/>
              </w:rPr>
            </w:pPr>
            <w:ins w:id="324" w:author="Jumppanen, Paavo (O&amp;A, Hobart)" w:date="2019-03-13T15:10:00Z">
              <w:r>
                <w:rPr>
                  <w:sz w:val="16"/>
                  <w:szCs w:val="16"/>
                </w:rPr>
                <w:t>0.39</w:t>
              </w:r>
            </w:ins>
          </w:p>
        </w:tc>
      </w:tr>
      <w:tr w:rsidR="00A77503" w:rsidRPr="0073293B" w14:paraId="42BD707F" w14:textId="77777777" w:rsidTr="009656FF">
        <w:trPr>
          <w:trHeight w:val="300"/>
          <w:ins w:id="325" w:author="Jumppanen, Paavo (O&amp;A, Hobart)" w:date="2019-03-13T15:10:00Z"/>
        </w:trPr>
        <w:tc>
          <w:tcPr>
            <w:tcW w:w="2500" w:type="dxa"/>
            <w:noWrap/>
            <w:hideMark/>
          </w:tcPr>
          <w:p w14:paraId="7597A1F9" w14:textId="77777777" w:rsidR="00A77503" w:rsidRPr="0073293B" w:rsidRDefault="00A77503" w:rsidP="009656FF">
            <w:pPr>
              <w:rPr>
                <w:ins w:id="326" w:author="Jumppanen, Paavo (O&amp;A, Hobart)" w:date="2019-03-13T15:10:00Z"/>
                <w:sz w:val="16"/>
                <w:szCs w:val="16"/>
              </w:rPr>
            </w:pPr>
            <w:ins w:id="327" w:author="Jumppanen, Paavo (O&amp;A, Hobart)" w:date="2019-03-13T15:10:00Z">
              <w:r w:rsidRPr="0073293B">
                <w:rPr>
                  <w:sz w:val="16"/>
                  <w:szCs w:val="16"/>
                </w:rPr>
                <w:t>Minimum spawner biomass relative to pristine</w:t>
              </w:r>
            </w:ins>
          </w:p>
        </w:tc>
        <w:tc>
          <w:tcPr>
            <w:tcW w:w="0" w:type="dxa"/>
            <w:noWrap/>
            <w:hideMark/>
          </w:tcPr>
          <w:p w14:paraId="552DC019" w14:textId="77777777" w:rsidR="00A77503" w:rsidRPr="0073293B" w:rsidRDefault="00A77503" w:rsidP="009656FF">
            <w:pPr>
              <w:rPr>
                <w:ins w:id="328" w:author="Jumppanen, Paavo (O&amp;A, Hobart)" w:date="2019-03-13T15:10:00Z"/>
                <w:sz w:val="16"/>
                <w:szCs w:val="16"/>
              </w:rPr>
            </w:pPr>
            <w:ins w:id="329" w:author="Jumppanen, Paavo (O&amp;A, Hobart)" w:date="2019-03-13T15:10:00Z">
              <w:r w:rsidRPr="0073293B">
                <w:rPr>
                  <w:sz w:val="16"/>
                  <w:szCs w:val="16"/>
                </w:rPr>
                <w:t>SB/SB</w:t>
              </w:r>
              <w:r w:rsidRPr="0073293B">
                <w:rPr>
                  <w:sz w:val="16"/>
                  <w:szCs w:val="16"/>
                  <w:vertAlign w:val="subscript"/>
                </w:rPr>
                <w:t>0</w:t>
              </w:r>
              <w:r>
                <w:rPr>
                  <w:sz w:val="16"/>
                  <w:szCs w:val="16"/>
                  <w:vertAlign w:val="subscript"/>
                </w:rPr>
                <w:t> </w:t>
              </w:r>
            </w:ins>
          </w:p>
        </w:tc>
        <w:tc>
          <w:tcPr>
            <w:tcW w:w="692" w:type="dxa"/>
            <w:noWrap/>
            <w:hideMark/>
          </w:tcPr>
          <w:p w14:paraId="572F55A0" w14:textId="77777777" w:rsidR="00A77503" w:rsidRPr="0073293B" w:rsidRDefault="00A77503" w:rsidP="009656FF">
            <w:pPr>
              <w:jc w:val="right"/>
              <w:rPr>
                <w:ins w:id="330" w:author="Jumppanen, Paavo (O&amp;A, Hobart)" w:date="2019-03-13T15:10:00Z"/>
                <w:sz w:val="16"/>
                <w:szCs w:val="16"/>
              </w:rPr>
            </w:pPr>
            <w:ins w:id="331" w:author="Jumppanen, Paavo (O&amp;A, Hobart)" w:date="2019-03-13T15:10:00Z">
              <w:r>
                <w:rPr>
                  <w:sz w:val="16"/>
                  <w:szCs w:val="16"/>
                </w:rPr>
                <w:t>0.21</w:t>
              </w:r>
            </w:ins>
          </w:p>
        </w:tc>
        <w:tc>
          <w:tcPr>
            <w:tcW w:w="692" w:type="dxa"/>
            <w:noWrap/>
            <w:hideMark/>
          </w:tcPr>
          <w:p w14:paraId="4DF4AD19" w14:textId="77777777" w:rsidR="00A77503" w:rsidRPr="0073293B" w:rsidRDefault="00A77503" w:rsidP="009656FF">
            <w:pPr>
              <w:jc w:val="right"/>
              <w:rPr>
                <w:ins w:id="332" w:author="Jumppanen, Paavo (O&amp;A, Hobart)" w:date="2019-03-13T15:10:00Z"/>
                <w:sz w:val="16"/>
                <w:szCs w:val="16"/>
              </w:rPr>
            </w:pPr>
            <w:ins w:id="333" w:author="Jumppanen, Paavo (O&amp;A, Hobart)" w:date="2019-03-13T15:10:00Z">
              <w:r>
                <w:rPr>
                  <w:sz w:val="16"/>
                  <w:szCs w:val="16"/>
                </w:rPr>
                <w:t>0.25</w:t>
              </w:r>
            </w:ins>
          </w:p>
        </w:tc>
        <w:tc>
          <w:tcPr>
            <w:tcW w:w="692" w:type="dxa"/>
            <w:noWrap/>
            <w:hideMark/>
          </w:tcPr>
          <w:p w14:paraId="3EA166FB" w14:textId="77777777" w:rsidR="00A77503" w:rsidRPr="0073293B" w:rsidRDefault="00A77503" w:rsidP="009656FF">
            <w:pPr>
              <w:jc w:val="right"/>
              <w:rPr>
                <w:ins w:id="334" w:author="Jumppanen, Paavo (O&amp;A, Hobart)" w:date="2019-03-13T15:10:00Z"/>
                <w:sz w:val="16"/>
                <w:szCs w:val="16"/>
              </w:rPr>
            </w:pPr>
            <w:ins w:id="335" w:author="Jumppanen, Paavo (O&amp;A, Hobart)" w:date="2019-03-13T15:10:00Z">
              <w:r>
                <w:rPr>
                  <w:sz w:val="16"/>
                  <w:szCs w:val="16"/>
                </w:rPr>
                <w:t>0.27</w:t>
              </w:r>
            </w:ins>
          </w:p>
        </w:tc>
        <w:tc>
          <w:tcPr>
            <w:tcW w:w="692" w:type="dxa"/>
            <w:noWrap/>
            <w:hideMark/>
          </w:tcPr>
          <w:p w14:paraId="50F88F49" w14:textId="77777777" w:rsidR="00A77503" w:rsidRPr="0073293B" w:rsidRDefault="00A77503" w:rsidP="009656FF">
            <w:pPr>
              <w:jc w:val="right"/>
              <w:rPr>
                <w:ins w:id="336" w:author="Jumppanen, Paavo (O&amp;A, Hobart)" w:date="2019-03-13T15:10:00Z"/>
                <w:sz w:val="16"/>
                <w:szCs w:val="16"/>
              </w:rPr>
            </w:pPr>
            <w:ins w:id="337" w:author="Jumppanen, Paavo (O&amp;A, Hobart)" w:date="2019-03-13T15:10:00Z">
              <w:r>
                <w:rPr>
                  <w:sz w:val="16"/>
                  <w:szCs w:val="16"/>
                </w:rPr>
                <w:t>0.16</w:t>
              </w:r>
            </w:ins>
          </w:p>
        </w:tc>
        <w:tc>
          <w:tcPr>
            <w:tcW w:w="692" w:type="dxa"/>
            <w:noWrap/>
            <w:hideMark/>
          </w:tcPr>
          <w:p w14:paraId="6A9DD722" w14:textId="77777777" w:rsidR="00A77503" w:rsidRPr="0073293B" w:rsidRDefault="00A77503" w:rsidP="009656FF">
            <w:pPr>
              <w:jc w:val="right"/>
              <w:rPr>
                <w:ins w:id="338" w:author="Jumppanen, Paavo (O&amp;A, Hobart)" w:date="2019-03-13T15:10:00Z"/>
                <w:sz w:val="16"/>
                <w:szCs w:val="16"/>
              </w:rPr>
            </w:pPr>
            <w:ins w:id="339" w:author="Jumppanen, Paavo (O&amp;A, Hobart)" w:date="2019-03-13T15:10:00Z">
              <w:r>
                <w:rPr>
                  <w:sz w:val="16"/>
                  <w:szCs w:val="16"/>
                </w:rPr>
                <w:t>0.20</w:t>
              </w:r>
            </w:ins>
          </w:p>
        </w:tc>
        <w:tc>
          <w:tcPr>
            <w:tcW w:w="692" w:type="dxa"/>
            <w:noWrap/>
            <w:hideMark/>
          </w:tcPr>
          <w:p w14:paraId="4453179B" w14:textId="77777777" w:rsidR="00A77503" w:rsidRPr="0073293B" w:rsidRDefault="00A77503" w:rsidP="009656FF">
            <w:pPr>
              <w:jc w:val="right"/>
              <w:rPr>
                <w:ins w:id="340" w:author="Jumppanen, Paavo (O&amp;A, Hobart)" w:date="2019-03-13T15:10:00Z"/>
                <w:sz w:val="16"/>
                <w:szCs w:val="16"/>
              </w:rPr>
            </w:pPr>
            <w:ins w:id="341" w:author="Jumppanen, Paavo (O&amp;A, Hobart)" w:date="2019-03-13T15:10:00Z">
              <w:r>
                <w:rPr>
                  <w:sz w:val="16"/>
                  <w:szCs w:val="16"/>
                </w:rPr>
                <w:t>0.26</w:t>
              </w:r>
            </w:ins>
          </w:p>
        </w:tc>
      </w:tr>
      <w:tr w:rsidR="00A77503" w:rsidRPr="0073293B" w14:paraId="58474AF1" w14:textId="77777777" w:rsidTr="009656FF">
        <w:trPr>
          <w:trHeight w:val="300"/>
          <w:ins w:id="342" w:author="Jumppanen, Paavo (O&amp;A, Hobart)" w:date="2019-03-13T15:10:00Z"/>
        </w:trPr>
        <w:tc>
          <w:tcPr>
            <w:tcW w:w="2500" w:type="dxa"/>
            <w:noWrap/>
            <w:hideMark/>
          </w:tcPr>
          <w:p w14:paraId="78919425" w14:textId="77777777" w:rsidR="00A77503" w:rsidRPr="0073293B" w:rsidRDefault="00A77503" w:rsidP="009656FF">
            <w:pPr>
              <w:rPr>
                <w:ins w:id="343" w:author="Jumppanen, Paavo (O&amp;A, Hobart)" w:date="2019-03-13T15:10:00Z"/>
                <w:sz w:val="16"/>
                <w:szCs w:val="16"/>
              </w:rPr>
            </w:pPr>
            <w:ins w:id="344" w:author="Jumppanen, Paavo (O&amp;A, Hobart)" w:date="2019-03-13T15:10:00Z">
              <w:r w:rsidRPr="0073293B">
                <w:rPr>
                  <w:sz w:val="16"/>
                  <w:szCs w:val="16"/>
                </w:rPr>
                <w:t>Mean spawner biomass relative to SBMSY</w:t>
              </w:r>
            </w:ins>
          </w:p>
        </w:tc>
        <w:tc>
          <w:tcPr>
            <w:tcW w:w="0" w:type="dxa"/>
            <w:noWrap/>
            <w:hideMark/>
          </w:tcPr>
          <w:p w14:paraId="03ED51BF" w14:textId="77777777" w:rsidR="00A77503" w:rsidRPr="0073293B" w:rsidRDefault="00A77503" w:rsidP="009656FF">
            <w:pPr>
              <w:rPr>
                <w:ins w:id="345" w:author="Jumppanen, Paavo (O&amp;A, Hobart)" w:date="2019-03-13T15:10:00Z"/>
              </w:rPr>
            </w:pPr>
            <w:ins w:id="346" w:author="Jumppanen, Paavo (O&amp;A, Hobart)" w:date="2019-03-13T15:10:00Z">
              <w:r w:rsidRPr="0073293B">
                <w:rPr>
                  <w:sz w:val="16"/>
                  <w:szCs w:val="16"/>
                </w:rPr>
                <w:t>SB/SB</w:t>
              </w:r>
              <w:r w:rsidRPr="0073293B">
                <w:rPr>
                  <w:sz w:val="16"/>
                  <w:szCs w:val="16"/>
                  <w:vertAlign w:val="subscript"/>
                </w:rPr>
                <w:t>MSY</w:t>
              </w:r>
              <w:r>
                <w:rPr>
                  <w:sz w:val="16"/>
                  <w:szCs w:val="16"/>
                  <w:vertAlign w:val="subscript"/>
                </w:rPr>
                <w:t> </w:t>
              </w:r>
            </w:ins>
          </w:p>
        </w:tc>
        <w:tc>
          <w:tcPr>
            <w:tcW w:w="692" w:type="dxa"/>
            <w:noWrap/>
            <w:hideMark/>
          </w:tcPr>
          <w:p w14:paraId="4265BB11" w14:textId="77777777" w:rsidR="00A77503" w:rsidRPr="0073293B" w:rsidRDefault="00A77503" w:rsidP="009656FF">
            <w:pPr>
              <w:jc w:val="right"/>
              <w:rPr>
                <w:ins w:id="347" w:author="Jumppanen, Paavo (O&amp;A, Hobart)" w:date="2019-03-13T15:10:00Z"/>
                <w:sz w:val="16"/>
                <w:szCs w:val="16"/>
              </w:rPr>
            </w:pPr>
            <w:ins w:id="348" w:author="Jumppanen, Paavo (O&amp;A, Hobart)" w:date="2019-03-13T15:10:00Z">
              <w:r>
                <w:rPr>
                  <w:sz w:val="16"/>
                  <w:szCs w:val="16"/>
                </w:rPr>
                <w:t>1.23</w:t>
              </w:r>
            </w:ins>
          </w:p>
        </w:tc>
        <w:tc>
          <w:tcPr>
            <w:tcW w:w="692" w:type="dxa"/>
            <w:noWrap/>
            <w:hideMark/>
          </w:tcPr>
          <w:p w14:paraId="53C65B3C" w14:textId="77777777" w:rsidR="00A77503" w:rsidRPr="0073293B" w:rsidRDefault="00A77503" w:rsidP="009656FF">
            <w:pPr>
              <w:jc w:val="right"/>
              <w:rPr>
                <w:ins w:id="349" w:author="Jumppanen, Paavo (O&amp;A, Hobart)" w:date="2019-03-13T15:10:00Z"/>
                <w:sz w:val="16"/>
                <w:szCs w:val="16"/>
              </w:rPr>
            </w:pPr>
            <w:ins w:id="350" w:author="Jumppanen, Paavo (O&amp;A, Hobart)" w:date="2019-03-13T15:10:00Z">
              <w:r>
                <w:rPr>
                  <w:sz w:val="16"/>
                  <w:szCs w:val="16"/>
                </w:rPr>
                <w:t>1.31</w:t>
              </w:r>
            </w:ins>
          </w:p>
        </w:tc>
        <w:tc>
          <w:tcPr>
            <w:tcW w:w="692" w:type="dxa"/>
            <w:noWrap/>
            <w:hideMark/>
          </w:tcPr>
          <w:p w14:paraId="7BA6E163" w14:textId="77777777" w:rsidR="00A77503" w:rsidRPr="0073293B" w:rsidRDefault="00A77503" w:rsidP="009656FF">
            <w:pPr>
              <w:jc w:val="right"/>
              <w:rPr>
                <w:ins w:id="351" w:author="Jumppanen, Paavo (O&amp;A, Hobart)" w:date="2019-03-13T15:10:00Z"/>
                <w:sz w:val="16"/>
                <w:szCs w:val="16"/>
              </w:rPr>
            </w:pPr>
            <w:ins w:id="352" w:author="Jumppanen, Paavo (O&amp;A, Hobart)" w:date="2019-03-13T15:10:00Z">
              <w:r>
                <w:rPr>
                  <w:sz w:val="16"/>
                  <w:szCs w:val="16"/>
                </w:rPr>
                <w:t>1.37</w:t>
              </w:r>
            </w:ins>
          </w:p>
        </w:tc>
        <w:tc>
          <w:tcPr>
            <w:tcW w:w="692" w:type="dxa"/>
            <w:noWrap/>
            <w:hideMark/>
          </w:tcPr>
          <w:p w14:paraId="4C2195F0" w14:textId="77777777" w:rsidR="00A77503" w:rsidRPr="0073293B" w:rsidRDefault="00A77503" w:rsidP="009656FF">
            <w:pPr>
              <w:jc w:val="right"/>
              <w:rPr>
                <w:ins w:id="353" w:author="Jumppanen, Paavo (O&amp;A, Hobart)" w:date="2019-03-13T15:10:00Z"/>
                <w:sz w:val="16"/>
                <w:szCs w:val="16"/>
              </w:rPr>
            </w:pPr>
            <w:ins w:id="354" w:author="Jumppanen, Paavo (O&amp;A, Hobart)" w:date="2019-03-13T15:10:00Z">
              <w:r>
                <w:rPr>
                  <w:sz w:val="16"/>
                  <w:szCs w:val="16"/>
                </w:rPr>
                <w:t>1.21</w:t>
              </w:r>
            </w:ins>
          </w:p>
        </w:tc>
        <w:tc>
          <w:tcPr>
            <w:tcW w:w="692" w:type="dxa"/>
            <w:noWrap/>
            <w:hideMark/>
          </w:tcPr>
          <w:p w14:paraId="3F820582" w14:textId="77777777" w:rsidR="00A77503" w:rsidRPr="0073293B" w:rsidRDefault="00A77503" w:rsidP="009656FF">
            <w:pPr>
              <w:jc w:val="right"/>
              <w:rPr>
                <w:ins w:id="355" w:author="Jumppanen, Paavo (O&amp;A, Hobart)" w:date="2019-03-13T15:10:00Z"/>
                <w:sz w:val="16"/>
                <w:szCs w:val="16"/>
              </w:rPr>
            </w:pPr>
            <w:ins w:id="356" w:author="Jumppanen, Paavo (O&amp;A, Hobart)" w:date="2019-03-13T15:10:00Z">
              <w:r>
                <w:rPr>
                  <w:sz w:val="16"/>
                  <w:szCs w:val="16"/>
                </w:rPr>
                <w:t>1.27</w:t>
              </w:r>
            </w:ins>
          </w:p>
        </w:tc>
        <w:tc>
          <w:tcPr>
            <w:tcW w:w="692" w:type="dxa"/>
            <w:noWrap/>
            <w:hideMark/>
          </w:tcPr>
          <w:p w14:paraId="7A1A2696" w14:textId="77777777" w:rsidR="00A77503" w:rsidRPr="0073293B" w:rsidRDefault="00A77503" w:rsidP="009656FF">
            <w:pPr>
              <w:jc w:val="right"/>
              <w:rPr>
                <w:ins w:id="357" w:author="Jumppanen, Paavo (O&amp;A, Hobart)" w:date="2019-03-13T15:10:00Z"/>
                <w:sz w:val="16"/>
                <w:szCs w:val="16"/>
              </w:rPr>
            </w:pPr>
            <w:ins w:id="358" w:author="Jumppanen, Paavo (O&amp;A, Hobart)" w:date="2019-03-13T15:10:00Z">
              <w:r>
                <w:rPr>
                  <w:sz w:val="16"/>
                  <w:szCs w:val="16"/>
                </w:rPr>
                <w:t>1.39</w:t>
              </w:r>
            </w:ins>
          </w:p>
        </w:tc>
      </w:tr>
      <w:tr w:rsidR="00A77503" w:rsidRPr="0073293B" w14:paraId="2F5B5FA7" w14:textId="77777777" w:rsidTr="009656FF">
        <w:trPr>
          <w:trHeight w:val="300"/>
          <w:ins w:id="359" w:author="Jumppanen, Paavo (O&amp;A, Hobart)" w:date="2019-03-13T15:10:00Z"/>
        </w:trPr>
        <w:tc>
          <w:tcPr>
            <w:tcW w:w="2500" w:type="dxa"/>
            <w:noWrap/>
            <w:hideMark/>
          </w:tcPr>
          <w:p w14:paraId="4212E288" w14:textId="77777777" w:rsidR="00A77503" w:rsidRPr="0073293B" w:rsidRDefault="00A77503" w:rsidP="009656FF">
            <w:pPr>
              <w:rPr>
                <w:ins w:id="360" w:author="Jumppanen, Paavo (O&amp;A, Hobart)" w:date="2019-03-13T15:10:00Z"/>
                <w:sz w:val="16"/>
                <w:szCs w:val="16"/>
              </w:rPr>
            </w:pPr>
            <w:ins w:id="361" w:author="Jumppanen, Paavo (O&amp;A, Hobart)" w:date="2019-03-13T15:10:00Z">
              <w:r w:rsidRPr="0073293B">
                <w:rPr>
                  <w:sz w:val="16"/>
                  <w:szCs w:val="16"/>
                </w:rPr>
                <w:t>Mean fishing mortality relative to FMSY</w:t>
              </w:r>
            </w:ins>
          </w:p>
        </w:tc>
        <w:tc>
          <w:tcPr>
            <w:tcW w:w="0" w:type="dxa"/>
            <w:noWrap/>
            <w:hideMark/>
          </w:tcPr>
          <w:p w14:paraId="69895338" w14:textId="77777777" w:rsidR="00A77503" w:rsidRPr="0073293B" w:rsidRDefault="00A77503" w:rsidP="009656FF">
            <w:pPr>
              <w:rPr>
                <w:ins w:id="362" w:author="Jumppanen, Paavo (O&amp;A, Hobart)" w:date="2019-03-13T15:10:00Z"/>
                <w:sz w:val="16"/>
                <w:szCs w:val="16"/>
              </w:rPr>
            </w:pPr>
            <w:ins w:id="363" w:author="Jumppanen, Paavo (O&amp;A, Hobart)" w:date="2019-03-13T15:10:00Z">
              <w:r w:rsidRPr="0073293B">
                <w:rPr>
                  <w:sz w:val="16"/>
                  <w:szCs w:val="16"/>
                </w:rPr>
                <w:t>F/</w:t>
              </w:r>
              <w:proofErr w:type="spellStart"/>
              <w:r w:rsidRPr="0073293B">
                <w:rPr>
                  <w:sz w:val="16"/>
                  <w:szCs w:val="16"/>
                </w:rPr>
                <w:t>F</w:t>
              </w:r>
              <w:r w:rsidRPr="0073293B">
                <w:rPr>
                  <w:sz w:val="16"/>
                  <w:szCs w:val="16"/>
                  <w:vertAlign w:val="subscript"/>
                </w:rPr>
                <w:t>tar</w:t>
              </w:r>
              <w:proofErr w:type="spellEnd"/>
              <w:r>
                <w:rPr>
                  <w:sz w:val="16"/>
                  <w:szCs w:val="16"/>
                  <w:vertAlign w:val="subscript"/>
                </w:rPr>
                <w:t> </w:t>
              </w:r>
            </w:ins>
          </w:p>
        </w:tc>
        <w:tc>
          <w:tcPr>
            <w:tcW w:w="692" w:type="dxa"/>
            <w:noWrap/>
            <w:hideMark/>
          </w:tcPr>
          <w:p w14:paraId="544A870D" w14:textId="77777777" w:rsidR="00A77503" w:rsidRPr="0073293B" w:rsidRDefault="00A77503" w:rsidP="009656FF">
            <w:pPr>
              <w:jc w:val="right"/>
              <w:rPr>
                <w:ins w:id="364" w:author="Jumppanen, Paavo (O&amp;A, Hobart)" w:date="2019-03-13T15:10:00Z"/>
                <w:sz w:val="16"/>
                <w:szCs w:val="16"/>
              </w:rPr>
            </w:pPr>
            <w:ins w:id="365" w:author="Jumppanen, Paavo (O&amp;A, Hobart)" w:date="2019-03-13T15:10:00Z">
              <w:r>
                <w:rPr>
                  <w:sz w:val="16"/>
                  <w:szCs w:val="16"/>
                </w:rPr>
                <w:t>0.89</w:t>
              </w:r>
            </w:ins>
          </w:p>
        </w:tc>
        <w:tc>
          <w:tcPr>
            <w:tcW w:w="692" w:type="dxa"/>
            <w:noWrap/>
            <w:hideMark/>
          </w:tcPr>
          <w:p w14:paraId="4A2BD34A" w14:textId="77777777" w:rsidR="00A77503" w:rsidRPr="0073293B" w:rsidRDefault="00A77503" w:rsidP="009656FF">
            <w:pPr>
              <w:jc w:val="right"/>
              <w:rPr>
                <w:ins w:id="366" w:author="Jumppanen, Paavo (O&amp;A, Hobart)" w:date="2019-03-13T15:10:00Z"/>
                <w:sz w:val="16"/>
                <w:szCs w:val="16"/>
              </w:rPr>
            </w:pPr>
            <w:ins w:id="367" w:author="Jumppanen, Paavo (O&amp;A, Hobart)" w:date="2019-03-13T15:10:00Z">
              <w:r>
                <w:rPr>
                  <w:sz w:val="16"/>
                  <w:szCs w:val="16"/>
                </w:rPr>
                <w:t>0.80</w:t>
              </w:r>
            </w:ins>
          </w:p>
        </w:tc>
        <w:tc>
          <w:tcPr>
            <w:tcW w:w="692" w:type="dxa"/>
            <w:noWrap/>
            <w:hideMark/>
          </w:tcPr>
          <w:p w14:paraId="0E55A85C" w14:textId="77777777" w:rsidR="00A77503" w:rsidRPr="0073293B" w:rsidRDefault="00A77503" w:rsidP="009656FF">
            <w:pPr>
              <w:jc w:val="right"/>
              <w:rPr>
                <w:ins w:id="368" w:author="Jumppanen, Paavo (O&amp;A, Hobart)" w:date="2019-03-13T15:10:00Z"/>
                <w:sz w:val="16"/>
                <w:szCs w:val="16"/>
              </w:rPr>
            </w:pPr>
            <w:ins w:id="369" w:author="Jumppanen, Paavo (O&amp;A, Hobart)" w:date="2019-03-13T15:10:00Z">
              <w:r>
                <w:rPr>
                  <w:sz w:val="16"/>
                  <w:szCs w:val="16"/>
                </w:rPr>
                <w:t>0.74</w:t>
              </w:r>
            </w:ins>
          </w:p>
        </w:tc>
        <w:tc>
          <w:tcPr>
            <w:tcW w:w="692" w:type="dxa"/>
            <w:noWrap/>
            <w:hideMark/>
          </w:tcPr>
          <w:p w14:paraId="0728892C" w14:textId="77777777" w:rsidR="00A77503" w:rsidRPr="0073293B" w:rsidRDefault="00A77503" w:rsidP="009656FF">
            <w:pPr>
              <w:jc w:val="right"/>
              <w:rPr>
                <w:ins w:id="370" w:author="Jumppanen, Paavo (O&amp;A, Hobart)" w:date="2019-03-13T15:10:00Z"/>
                <w:sz w:val="16"/>
                <w:szCs w:val="16"/>
              </w:rPr>
            </w:pPr>
            <w:ins w:id="371" w:author="Jumppanen, Paavo (O&amp;A, Hobart)" w:date="2019-03-13T15:10:00Z">
              <w:r>
                <w:rPr>
                  <w:sz w:val="16"/>
                  <w:szCs w:val="16"/>
                </w:rPr>
                <w:t>1.00</w:t>
              </w:r>
            </w:ins>
          </w:p>
        </w:tc>
        <w:tc>
          <w:tcPr>
            <w:tcW w:w="692" w:type="dxa"/>
            <w:noWrap/>
            <w:hideMark/>
          </w:tcPr>
          <w:p w14:paraId="392315DB" w14:textId="77777777" w:rsidR="00A77503" w:rsidRPr="0073293B" w:rsidRDefault="00A77503" w:rsidP="009656FF">
            <w:pPr>
              <w:jc w:val="right"/>
              <w:rPr>
                <w:ins w:id="372" w:author="Jumppanen, Paavo (O&amp;A, Hobart)" w:date="2019-03-13T15:10:00Z"/>
                <w:sz w:val="16"/>
                <w:szCs w:val="16"/>
              </w:rPr>
            </w:pPr>
            <w:ins w:id="373" w:author="Jumppanen, Paavo (O&amp;A, Hobart)" w:date="2019-03-13T15:10:00Z">
              <w:r>
                <w:rPr>
                  <w:sz w:val="16"/>
                  <w:szCs w:val="16"/>
                </w:rPr>
                <w:t>0.87</w:t>
              </w:r>
            </w:ins>
          </w:p>
        </w:tc>
        <w:tc>
          <w:tcPr>
            <w:tcW w:w="692" w:type="dxa"/>
            <w:noWrap/>
            <w:hideMark/>
          </w:tcPr>
          <w:p w14:paraId="120A473B" w14:textId="77777777" w:rsidR="00A77503" w:rsidRPr="0073293B" w:rsidRDefault="00A77503" w:rsidP="009656FF">
            <w:pPr>
              <w:jc w:val="right"/>
              <w:rPr>
                <w:ins w:id="374" w:author="Jumppanen, Paavo (O&amp;A, Hobart)" w:date="2019-03-13T15:10:00Z"/>
                <w:sz w:val="16"/>
                <w:szCs w:val="16"/>
              </w:rPr>
            </w:pPr>
            <w:ins w:id="375" w:author="Jumppanen, Paavo (O&amp;A, Hobart)" w:date="2019-03-13T15:10:00Z">
              <w:r>
                <w:rPr>
                  <w:sz w:val="16"/>
                  <w:szCs w:val="16"/>
                </w:rPr>
                <w:t>0.73</w:t>
              </w:r>
            </w:ins>
          </w:p>
        </w:tc>
      </w:tr>
      <w:tr w:rsidR="00A77503" w:rsidRPr="0073293B" w14:paraId="3F1A7540" w14:textId="77777777" w:rsidTr="009656FF">
        <w:trPr>
          <w:trHeight w:val="300"/>
          <w:ins w:id="376" w:author="Jumppanen, Paavo (O&amp;A, Hobart)" w:date="2019-03-13T15:10:00Z"/>
        </w:trPr>
        <w:tc>
          <w:tcPr>
            <w:tcW w:w="2500" w:type="dxa"/>
            <w:noWrap/>
            <w:hideMark/>
          </w:tcPr>
          <w:p w14:paraId="5F714C81" w14:textId="77777777" w:rsidR="00A77503" w:rsidRPr="0073293B" w:rsidRDefault="00A77503" w:rsidP="009656FF">
            <w:pPr>
              <w:rPr>
                <w:ins w:id="377" w:author="Jumppanen, Paavo (O&amp;A, Hobart)" w:date="2019-03-13T15:10:00Z"/>
                <w:sz w:val="16"/>
                <w:szCs w:val="16"/>
              </w:rPr>
            </w:pPr>
            <w:ins w:id="378" w:author="Jumppanen, Paavo (O&amp;A, Hobart)" w:date="2019-03-13T15:10:00Z">
              <w:r w:rsidRPr="0073293B">
                <w:rPr>
                  <w:sz w:val="16"/>
                  <w:szCs w:val="16"/>
                </w:rPr>
                <w:t>Mean fishing mortality relative to target</w:t>
              </w:r>
            </w:ins>
          </w:p>
        </w:tc>
        <w:tc>
          <w:tcPr>
            <w:tcW w:w="0" w:type="dxa"/>
            <w:noWrap/>
            <w:hideMark/>
          </w:tcPr>
          <w:p w14:paraId="1890CB9B" w14:textId="77777777" w:rsidR="00A77503" w:rsidRPr="0073293B" w:rsidRDefault="00A77503" w:rsidP="009656FF">
            <w:pPr>
              <w:rPr>
                <w:ins w:id="379" w:author="Jumppanen, Paavo (O&amp;A, Hobart)" w:date="2019-03-13T15:10:00Z"/>
                <w:sz w:val="16"/>
                <w:szCs w:val="16"/>
              </w:rPr>
            </w:pPr>
            <w:ins w:id="380" w:author="Jumppanen, Paavo (O&amp;A, Hobart)" w:date="2019-03-13T15:10:00Z">
              <w:r w:rsidRPr="0073293B">
                <w:rPr>
                  <w:sz w:val="16"/>
                  <w:szCs w:val="16"/>
                </w:rPr>
                <w:t>F/F</w:t>
              </w:r>
              <w:r w:rsidRPr="0073293B">
                <w:rPr>
                  <w:sz w:val="16"/>
                  <w:szCs w:val="16"/>
                  <w:vertAlign w:val="subscript"/>
                </w:rPr>
                <w:t>MSY</w:t>
              </w:r>
              <w:r>
                <w:rPr>
                  <w:sz w:val="16"/>
                  <w:szCs w:val="16"/>
                  <w:vertAlign w:val="subscript"/>
                </w:rPr>
                <w:t> </w:t>
              </w:r>
            </w:ins>
          </w:p>
        </w:tc>
        <w:tc>
          <w:tcPr>
            <w:tcW w:w="692" w:type="dxa"/>
            <w:noWrap/>
            <w:hideMark/>
          </w:tcPr>
          <w:p w14:paraId="05DFAB84" w14:textId="77777777" w:rsidR="00A77503" w:rsidRPr="0073293B" w:rsidRDefault="00A77503" w:rsidP="009656FF">
            <w:pPr>
              <w:jc w:val="right"/>
              <w:rPr>
                <w:ins w:id="381" w:author="Jumppanen, Paavo (O&amp;A, Hobart)" w:date="2019-03-13T15:10:00Z"/>
                <w:sz w:val="16"/>
                <w:szCs w:val="16"/>
              </w:rPr>
            </w:pPr>
            <w:ins w:id="382" w:author="Jumppanen, Paavo (O&amp;A, Hobart)" w:date="2019-03-13T15:10:00Z">
              <w:r>
                <w:rPr>
                  <w:sz w:val="16"/>
                  <w:szCs w:val="16"/>
                </w:rPr>
                <w:t>0.89</w:t>
              </w:r>
            </w:ins>
          </w:p>
        </w:tc>
        <w:tc>
          <w:tcPr>
            <w:tcW w:w="692" w:type="dxa"/>
            <w:noWrap/>
            <w:hideMark/>
          </w:tcPr>
          <w:p w14:paraId="70C38EE3" w14:textId="77777777" w:rsidR="00A77503" w:rsidRPr="0073293B" w:rsidRDefault="00A77503" w:rsidP="009656FF">
            <w:pPr>
              <w:jc w:val="right"/>
              <w:rPr>
                <w:ins w:id="383" w:author="Jumppanen, Paavo (O&amp;A, Hobart)" w:date="2019-03-13T15:10:00Z"/>
                <w:sz w:val="16"/>
                <w:szCs w:val="16"/>
              </w:rPr>
            </w:pPr>
            <w:ins w:id="384" w:author="Jumppanen, Paavo (O&amp;A, Hobart)" w:date="2019-03-13T15:10:00Z">
              <w:r>
                <w:rPr>
                  <w:sz w:val="16"/>
                  <w:szCs w:val="16"/>
                </w:rPr>
                <w:t>0.80</w:t>
              </w:r>
            </w:ins>
          </w:p>
        </w:tc>
        <w:tc>
          <w:tcPr>
            <w:tcW w:w="692" w:type="dxa"/>
            <w:noWrap/>
            <w:hideMark/>
          </w:tcPr>
          <w:p w14:paraId="194D938D" w14:textId="77777777" w:rsidR="00A77503" w:rsidRPr="0073293B" w:rsidRDefault="00A77503" w:rsidP="009656FF">
            <w:pPr>
              <w:jc w:val="right"/>
              <w:rPr>
                <w:ins w:id="385" w:author="Jumppanen, Paavo (O&amp;A, Hobart)" w:date="2019-03-13T15:10:00Z"/>
                <w:sz w:val="16"/>
                <w:szCs w:val="16"/>
              </w:rPr>
            </w:pPr>
            <w:ins w:id="386" w:author="Jumppanen, Paavo (O&amp;A, Hobart)" w:date="2019-03-13T15:10:00Z">
              <w:r>
                <w:rPr>
                  <w:sz w:val="16"/>
                  <w:szCs w:val="16"/>
                </w:rPr>
                <w:t>0.74</w:t>
              </w:r>
            </w:ins>
          </w:p>
        </w:tc>
        <w:tc>
          <w:tcPr>
            <w:tcW w:w="692" w:type="dxa"/>
            <w:noWrap/>
            <w:hideMark/>
          </w:tcPr>
          <w:p w14:paraId="50225014" w14:textId="77777777" w:rsidR="00A77503" w:rsidRPr="0073293B" w:rsidRDefault="00A77503" w:rsidP="009656FF">
            <w:pPr>
              <w:jc w:val="right"/>
              <w:rPr>
                <w:ins w:id="387" w:author="Jumppanen, Paavo (O&amp;A, Hobart)" w:date="2019-03-13T15:10:00Z"/>
                <w:sz w:val="16"/>
                <w:szCs w:val="16"/>
              </w:rPr>
            </w:pPr>
            <w:ins w:id="388" w:author="Jumppanen, Paavo (O&amp;A, Hobart)" w:date="2019-03-13T15:10:00Z">
              <w:r>
                <w:rPr>
                  <w:sz w:val="16"/>
                  <w:szCs w:val="16"/>
                </w:rPr>
                <w:t>1.00</w:t>
              </w:r>
            </w:ins>
          </w:p>
        </w:tc>
        <w:tc>
          <w:tcPr>
            <w:tcW w:w="692" w:type="dxa"/>
            <w:noWrap/>
            <w:hideMark/>
          </w:tcPr>
          <w:p w14:paraId="4F66F086" w14:textId="77777777" w:rsidR="00A77503" w:rsidRPr="0073293B" w:rsidRDefault="00A77503" w:rsidP="009656FF">
            <w:pPr>
              <w:jc w:val="right"/>
              <w:rPr>
                <w:ins w:id="389" w:author="Jumppanen, Paavo (O&amp;A, Hobart)" w:date="2019-03-13T15:10:00Z"/>
                <w:sz w:val="16"/>
                <w:szCs w:val="16"/>
              </w:rPr>
            </w:pPr>
            <w:ins w:id="390" w:author="Jumppanen, Paavo (O&amp;A, Hobart)" w:date="2019-03-13T15:10:00Z">
              <w:r>
                <w:rPr>
                  <w:sz w:val="16"/>
                  <w:szCs w:val="16"/>
                </w:rPr>
                <w:t>0.87</w:t>
              </w:r>
            </w:ins>
          </w:p>
        </w:tc>
        <w:tc>
          <w:tcPr>
            <w:tcW w:w="692" w:type="dxa"/>
            <w:noWrap/>
            <w:hideMark/>
          </w:tcPr>
          <w:p w14:paraId="3B2615AE" w14:textId="77777777" w:rsidR="00A77503" w:rsidRPr="0073293B" w:rsidRDefault="00A77503" w:rsidP="009656FF">
            <w:pPr>
              <w:jc w:val="right"/>
              <w:rPr>
                <w:ins w:id="391" w:author="Jumppanen, Paavo (O&amp;A, Hobart)" w:date="2019-03-13T15:10:00Z"/>
                <w:sz w:val="16"/>
                <w:szCs w:val="16"/>
              </w:rPr>
            </w:pPr>
            <w:ins w:id="392" w:author="Jumppanen, Paavo (O&amp;A, Hobart)" w:date="2019-03-13T15:10:00Z">
              <w:r>
                <w:rPr>
                  <w:sz w:val="16"/>
                  <w:szCs w:val="16"/>
                </w:rPr>
                <w:t>0.73</w:t>
              </w:r>
            </w:ins>
          </w:p>
        </w:tc>
      </w:tr>
      <w:tr w:rsidR="00A77503" w:rsidRPr="0073293B" w14:paraId="64B767D7" w14:textId="77777777" w:rsidTr="009656FF">
        <w:trPr>
          <w:trHeight w:val="300"/>
          <w:ins w:id="393" w:author="Jumppanen, Paavo (O&amp;A, Hobart)" w:date="2019-03-13T15:10:00Z"/>
        </w:trPr>
        <w:tc>
          <w:tcPr>
            <w:tcW w:w="2500" w:type="dxa"/>
            <w:noWrap/>
            <w:hideMark/>
          </w:tcPr>
          <w:p w14:paraId="7510E533" w14:textId="77777777" w:rsidR="00A77503" w:rsidRPr="0073293B" w:rsidRDefault="00A77503" w:rsidP="009656FF">
            <w:pPr>
              <w:rPr>
                <w:ins w:id="394" w:author="Jumppanen, Paavo (O&amp;A, Hobart)" w:date="2019-03-13T15:10:00Z"/>
                <w:sz w:val="16"/>
                <w:szCs w:val="16"/>
              </w:rPr>
            </w:pPr>
            <w:ins w:id="395" w:author="Jumppanen, Paavo (O&amp;A, Hobart)" w:date="2019-03-13T15:10:00Z">
              <w:r w:rsidRPr="0073293B">
                <w:rPr>
                  <w:sz w:val="16"/>
                  <w:szCs w:val="16"/>
                </w:rPr>
                <w:t>Probability of being in Kobe green quadrant</w:t>
              </w:r>
            </w:ins>
          </w:p>
        </w:tc>
        <w:tc>
          <w:tcPr>
            <w:tcW w:w="0" w:type="dxa"/>
            <w:noWrap/>
            <w:hideMark/>
          </w:tcPr>
          <w:p w14:paraId="2435C446" w14:textId="77777777" w:rsidR="00A77503" w:rsidRPr="0073293B" w:rsidRDefault="00A77503" w:rsidP="009656FF">
            <w:pPr>
              <w:rPr>
                <w:ins w:id="396" w:author="Jumppanen, Paavo (O&amp;A, Hobart)" w:date="2019-03-13T15:10:00Z"/>
                <w:sz w:val="16"/>
                <w:szCs w:val="16"/>
              </w:rPr>
            </w:pPr>
            <w:ins w:id="397" w:author="Jumppanen, Paavo (O&amp;A, Hobart)" w:date="2019-03-13T15:10:00Z">
              <w:r w:rsidRPr="0073293B">
                <w:rPr>
                  <w:sz w:val="16"/>
                  <w:szCs w:val="16"/>
                </w:rPr>
                <w:t>SB,F</w:t>
              </w:r>
              <w:r>
                <w:rPr>
                  <w:sz w:val="16"/>
                  <w:szCs w:val="16"/>
                  <w:vertAlign w:val="subscript"/>
                </w:rPr>
                <w:t> </w:t>
              </w:r>
            </w:ins>
          </w:p>
        </w:tc>
        <w:tc>
          <w:tcPr>
            <w:tcW w:w="692" w:type="dxa"/>
            <w:noWrap/>
            <w:hideMark/>
          </w:tcPr>
          <w:p w14:paraId="3DB776E4" w14:textId="77777777" w:rsidR="00A77503" w:rsidRPr="0073293B" w:rsidRDefault="00A77503" w:rsidP="009656FF">
            <w:pPr>
              <w:jc w:val="right"/>
              <w:rPr>
                <w:ins w:id="398" w:author="Jumppanen, Paavo (O&amp;A, Hobart)" w:date="2019-03-13T15:10:00Z"/>
                <w:sz w:val="16"/>
                <w:szCs w:val="16"/>
              </w:rPr>
            </w:pPr>
            <w:ins w:id="399" w:author="Jumppanen, Paavo (O&amp;A, Hobart)" w:date="2019-03-13T15:10:00Z">
              <w:r>
                <w:rPr>
                  <w:sz w:val="16"/>
                  <w:szCs w:val="16"/>
                </w:rPr>
                <w:t>0.57</w:t>
              </w:r>
            </w:ins>
          </w:p>
        </w:tc>
        <w:tc>
          <w:tcPr>
            <w:tcW w:w="692" w:type="dxa"/>
            <w:noWrap/>
            <w:hideMark/>
          </w:tcPr>
          <w:p w14:paraId="4258CAEA" w14:textId="77777777" w:rsidR="00A77503" w:rsidRPr="0073293B" w:rsidRDefault="00A77503" w:rsidP="009656FF">
            <w:pPr>
              <w:jc w:val="right"/>
              <w:rPr>
                <w:ins w:id="400" w:author="Jumppanen, Paavo (O&amp;A, Hobart)" w:date="2019-03-13T15:10:00Z"/>
                <w:sz w:val="16"/>
                <w:szCs w:val="16"/>
              </w:rPr>
            </w:pPr>
            <w:ins w:id="401" w:author="Jumppanen, Paavo (O&amp;A, Hobart)" w:date="2019-03-13T15:10:00Z">
              <w:r>
                <w:rPr>
                  <w:sz w:val="16"/>
                  <w:szCs w:val="16"/>
                </w:rPr>
                <w:t>0.64</w:t>
              </w:r>
            </w:ins>
          </w:p>
        </w:tc>
        <w:tc>
          <w:tcPr>
            <w:tcW w:w="692" w:type="dxa"/>
            <w:noWrap/>
            <w:hideMark/>
          </w:tcPr>
          <w:p w14:paraId="636D54CA" w14:textId="77777777" w:rsidR="00A77503" w:rsidRPr="0073293B" w:rsidRDefault="00A77503" w:rsidP="009656FF">
            <w:pPr>
              <w:jc w:val="right"/>
              <w:rPr>
                <w:ins w:id="402" w:author="Jumppanen, Paavo (O&amp;A, Hobart)" w:date="2019-03-13T15:10:00Z"/>
                <w:sz w:val="16"/>
                <w:szCs w:val="16"/>
              </w:rPr>
            </w:pPr>
            <w:ins w:id="403" w:author="Jumppanen, Paavo (O&amp;A, Hobart)" w:date="2019-03-13T15:10:00Z">
              <w:r>
                <w:rPr>
                  <w:sz w:val="16"/>
                  <w:szCs w:val="16"/>
                </w:rPr>
                <w:t>0.71</w:t>
              </w:r>
            </w:ins>
          </w:p>
        </w:tc>
        <w:tc>
          <w:tcPr>
            <w:tcW w:w="692" w:type="dxa"/>
            <w:noWrap/>
            <w:hideMark/>
          </w:tcPr>
          <w:p w14:paraId="745AA4CB" w14:textId="77777777" w:rsidR="00A77503" w:rsidRPr="0073293B" w:rsidRDefault="00A77503" w:rsidP="009656FF">
            <w:pPr>
              <w:jc w:val="right"/>
              <w:rPr>
                <w:ins w:id="404" w:author="Jumppanen, Paavo (O&amp;A, Hobart)" w:date="2019-03-13T15:10:00Z"/>
                <w:sz w:val="16"/>
                <w:szCs w:val="16"/>
              </w:rPr>
            </w:pPr>
            <w:ins w:id="405" w:author="Jumppanen, Paavo (O&amp;A, Hobart)" w:date="2019-03-13T15:10:00Z">
              <w:r>
                <w:rPr>
                  <w:sz w:val="16"/>
                  <w:szCs w:val="16"/>
                </w:rPr>
                <w:t>0.56</w:t>
              </w:r>
            </w:ins>
          </w:p>
        </w:tc>
        <w:tc>
          <w:tcPr>
            <w:tcW w:w="692" w:type="dxa"/>
            <w:noWrap/>
            <w:hideMark/>
          </w:tcPr>
          <w:p w14:paraId="5470F0AA" w14:textId="77777777" w:rsidR="00A77503" w:rsidRPr="0073293B" w:rsidRDefault="00A77503" w:rsidP="009656FF">
            <w:pPr>
              <w:jc w:val="right"/>
              <w:rPr>
                <w:ins w:id="406" w:author="Jumppanen, Paavo (O&amp;A, Hobart)" w:date="2019-03-13T15:10:00Z"/>
                <w:sz w:val="16"/>
                <w:szCs w:val="16"/>
              </w:rPr>
            </w:pPr>
            <w:ins w:id="407" w:author="Jumppanen, Paavo (O&amp;A, Hobart)" w:date="2019-03-13T15:10:00Z">
              <w:r>
                <w:rPr>
                  <w:sz w:val="16"/>
                  <w:szCs w:val="16"/>
                </w:rPr>
                <w:t>0.62</w:t>
              </w:r>
            </w:ins>
          </w:p>
        </w:tc>
        <w:tc>
          <w:tcPr>
            <w:tcW w:w="692" w:type="dxa"/>
            <w:noWrap/>
            <w:hideMark/>
          </w:tcPr>
          <w:p w14:paraId="0BCD7969" w14:textId="77777777" w:rsidR="00A77503" w:rsidRPr="0073293B" w:rsidRDefault="00A77503" w:rsidP="009656FF">
            <w:pPr>
              <w:jc w:val="right"/>
              <w:rPr>
                <w:ins w:id="408" w:author="Jumppanen, Paavo (O&amp;A, Hobart)" w:date="2019-03-13T15:10:00Z"/>
                <w:sz w:val="16"/>
                <w:szCs w:val="16"/>
              </w:rPr>
            </w:pPr>
            <w:ins w:id="409" w:author="Jumppanen, Paavo (O&amp;A, Hobart)" w:date="2019-03-13T15:10:00Z">
              <w:r>
                <w:rPr>
                  <w:sz w:val="16"/>
                  <w:szCs w:val="16"/>
                </w:rPr>
                <w:t>0.70</w:t>
              </w:r>
            </w:ins>
          </w:p>
        </w:tc>
      </w:tr>
      <w:tr w:rsidR="00A77503" w:rsidRPr="0073293B" w14:paraId="16402F5B" w14:textId="77777777" w:rsidTr="009656FF">
        <w:trPr>
          <w:trHeight w:val="300"/>
          <w:ins w:id="410" w:author="Jumppanen, Paavo (O&amp;A, Hobart)" w:date="2019-03-13T15:10:00Z"/>
        </w:trPr>
        <w:tc>
          <w:tcPr>
            <w:tcW w:w="2500" w:type="dxa"/>
            <w:noWrap/>
            <w:hideMark/>
          </w:tcPr>
          <w:p w14:paraId="6B1793DF" w14:textId="77777777" w:rsidR="00A77503" w:rsidRPr="0073293B" w:rsidRDefault="00A77503" w:rsidP="009656FF">
            <w:pPr>
              <w:rPr>
                <w:ins w:id="411" w:author="Jumppanen, Paavo (O&amp;A, Hobart)" w:date="2019-03-13T15:10:00Z"/>
                <w:sz w:val="16"/>
                <w:szCs w:val="16"/>
              </w:rPr>
            </w:pPr>
            <w:ins w:id="412" w:author="Jumppanen, Paavo (O&amp;A, Hobart)" w:date="2019-03-13T15:10:00Z">
              <w:r w:rsidRPr="0073293B">
                <w:rPr>
                  <w:sz w:val="16"/>
                  <w:szCs w:val="16"/>
                </w:rPr>
                <w:t>Probability of being in Kobe red quadrant</w:t>
              </w:r>
            </w:ins>
          </w:p>
        </w:tc>
        <w:tc>
          <w:tcPr>
            <w:tcW w:w="0" w:type="dxa"/>
            <w:noWrap/>
            <w:hideMark/>
          </w:tcPr>
          <w:p w14:paraId="0290BA04" w14:textId="77777777" w:rsidR="00A77503" w:rsidRPr="0073293B" w:rsidRDefault="00A77503" w:rsidP="009656FF">
            <w:pPr>
              <w:rPr>
                <w:ins w:id="413" w:author="Jumppanen, Paavo (O&amp;A, Hobart)" w:date="2019-03-13T15:10:00Z"/>
                <w:sz w:val="16"/>
                <w:szCs w:val="16"/>
              </w:rPr>
            </w:pPr>
            <w:ins w:id="414" w:author="Jumppanen, Paavo (O&amp;A, Hobart)" w:date="2019-03-13T15:10:00Z">
              <w:r w:rsidRPr="0073293B">
                <w:rPr>
                  <w:sz w:val="16"/>
                  <w:szCs w:val="16"/>
                </w:rPr>
                <w:t>SB,F</w:t>
              </w:r>
              <w:r>
                <w:rPr>
                  <w:sz w:val="16"/>
                  <w:szCs w:val="16"/>
                  <w:vertAlign w:val="subscript"/>
                </w:rPr>
                <w:t> </w:t>
              </w:r>
            </w:ins>
          </w:p>
        </w:tc>
        <w:tc>
          <w:tcPr>
            <w:tcW w:w="692" w:type="dxa"/>
            <w:noWrap/>
            <w:hideMark/>
          </w:tcPr>
          <w:p w14:paraId="053CE36E" w14:textId="77777777" w:rsidR="00A77503" w:rsidRPr="0073293B" w:rsidRDefault="00A77503" w:rsidP="009656FF">
            <w:pPr>
              <w:jc w:val="right"/>
              <w:rPr>
                <w:ins w:id="415" w:author="Jumppanen, Paavo (O&amp;A, Hobart)" w:date="2019-03-13T15:10:00Z"/>
                <w:sz w:val="16"/>
                <w:szCs w:val="16"/>
              </w:rPr>
            </w:pPr>
            <w:ins w:id="416" w:author="Jumppanen, Paavo (O&amp;A, Hobart)" w:date="2019-03-13T15:10:00Z">
              <w:r>
                <w:rPr>
                  <w:sz w:val="16"/>
                  <w:szCs w:val="16"/>
                </w:rPr>
                <w:t>0.32</w:t>
              </w:r>
            </w:ins>
          </w:p>
        </w:tc>
        <w:tc>
          <w:tcPr>
            <w:tcW w:w="692" w:type="dxa"/>
            <w:noWrap/>
            <w:hideMark/>
          </w:tcPr>
          <w:p w14:paraId="0BED9A61" w14:textId="77777777" w:rsidR="00A77503" w:rsidRPr="0073293B" w:rsidRDefault="00A77503" w:rsidP="009656FF">
            <w:pPr>
              <w:jc w:val="right"/>
              <w:rPr>
                <w:ins w:id="417" w:author="Jumppanen, Paavo (O&amp;A, Hobart)" w:date="2019-03-13T15:10:00Z"/>
                <w:sz w:val="16"/>
                <w:szCs w:val="16"/>
              </w:rPr>
            </w:pPr>
            <w:ins w:id="418" w:author="Jumppanen, Paavo (O&amp;A, Hobart)" w:date="2019-03-13T15:10:00Z">
              <w:r>
                <w:rPr>
                  <w:sz w:val="16"/>
                  <w:szCs w:val="16"/>
                </w:rPr>
                <w:t>0.26</w:t>
              </w:r>
            </w:ins>
          </w:p>
        </w:tc>
        <w:tc>
          <w:tcPr>
            <w:tcW w:w="692" w:type="dxa"/>
            <w:noWrap/>
            <w:hideMark/>
          </w:tcPr>
          <w:p w14:paraId="3548342D" w14:textId="77777777" w:rsidR="00A77503" w:rsidRPr="0073293B" w:rsidRDefault="00A77503" w:rsidP="009656FF">
            <w:pPr>
              <w:jc w:val="right"/>
              <w:rPr>
                <w:ins w:id="419" w:author="Jumppanen, Paavo (O&amp;A, Hobart)" w:date="2019-03-13T15:10:00Z"/>
                <w:sz w:val="16"/>
                <w:szCs w:val="16"/>
              </w:rPr>
            </w:pPr>
            <w:ins w:id="420" w:author="Jumppanen, Paavo (O&amp;A, Hobart)" w:date="2019-03-13T15:10:00Z">
              <w:r>
                <w:rPr>
                  <w:sz w:val="16"/>
                  <w:szCs w:val="16"/>
                </w:rPr>
                <w:t>0.21</w:t>
              </w:r>
            </w:ins>
          </w:p>
        </w:tc>
        <w:tc>
          <w:tcPr>
            <w:tcW w:w="692" w:type="dxa"/>
            <w:noWrap/>
            <w:hideMark/>
          </w:tcPr>
          <w:p w14:paraId="2E066EBB" w14:textId="77777777" w:rsidR="00A77503" w:rsidRPr="0073293B" w:rsidRDefault="00A77503" w:rsidP="009656FF">
            <w:pPr>
              <w:jc w:val="right"/>
              <w:rPr>
                <w:ins w:id="421" w:author="Jumppanen, Paavo (O&amp;A, Hobart)" w:date="2019-03-13T15:10:00Z"/>
                <w:sz w:val="16"/>
                <w:szCs w:val="16"/>
              </w:rPr>
            </w:pPr>
            <w:ins w:id="422" w:author="Jumppanen, Paavo (O&amp;A, Hobart)" w:date="2019-03-13T15:10:00Z">
              <w:r>
                <w:rPr>
                  <w:sz w:val="16"/>
                  <w:szCs w:val="16"/>
                </w:rPr>
                <w:t>0.35</w:t>
              </w:r>
            </w:ins>
          </w:p>
        </w:tc>
        <w:tc>
          <w:tcPr>
            <w:tcW w:w="692" w:type="dxa"/>
            <w:noWrap/>
            <w:hideMark/>
          </w:tcPr>
          <w:p w14:paraId="47D2BA59" w14:textId="77777777" w:rsidR="00A77503" w:rsidRPr="0073293B" w:rsidRDefault="00A77503" w:rsidP="009656FF">
            <w:pPr>
              <w:jc w:val="right"/>
              <w:rPr>
                <w:ins w:id="423" w:author="Jumppanen, Paavo (O&amp;A, Hobart)" w:date="2019-03-13T15:10:00Z"/>
                <w:sz w:val="16"/>
                <w:szCs w:val="16"/>
              </w:rPr>
            </w:pPr>
            <w:ins w:id="424" w:author="Jumppanen, Paavo (O&amp;A, Hobart)" w:date="2019-03-13T15:10:00Z">
              <w:r>
                <w:rPr>
                  <w:sz w:val="16"/>
                  <w:szCs w:val="16"/>
                </w:rPr>
                <w:t>0.29</w:t>
              </w:r>
            </w:ins>
          </w:p>
        </w:tc>
        <w:tc>
          <w:tcPr>
            <w:tcW w:w="692" w:type="dxa"/>
            <w:noWrap/>
            <w:hideMark/>
          </w:tcPr>
          <w:p w14:paraId="7A43CDEE" w14:textId="77777777" w:rsidR="00A77503" w:rsidRPr="0073293B" w:rsidRDefault="00A77503" w:rsidP="009656FF">
            <w:pPr>
              <w:jc w:val="right"/>
              <w:rPr>
                <w:ins w:id="425" w:author="Jumppanen, Paavo (O&amp;A, Hobart)" w:date="2019-03-13T15:10:00Z"/>
                <w:sz w:val="16"/>
                <w:szCs w:val="16"/>
              </w:rPr>
            </w:pPr>
            <w:ins w:id="426" w:author="Jumppanen, Paavo (O&amp;A, Hobart)" w:date="2019-03-13T15:10:00Z">
              <w:r>
                <w:rPr>
                  <w:sz w:val="16"/>
                  <w:szCs w:val="16"/>
                </w:rPr>
                <w:t>0.22</w:t>
              </w:r>
            </w:ins>
          </w:p>
        </w:tc>
      </w:tr>
      <w:tr w:rsidR="00A77503" w:rsidRPr="0073293B" w14:paraId="4946762A" w14:textId="77777777" w:rsidTr="009656FF">
        <w:trPr>
          <w:trHeight w:val="300"/>
          <w:ins w:id="427" w:author="Jumppanen, Paavo (O&amp;A, Hobart)" w:date="2019-03-13T15:10:00Z"/>
        </w:trPr>
        <w:tc>
          <w:tcPr>
            <w:tcW w:w="0" w:type="dxa"/>
            <w:gridSpan w:val="8"/>
            <w:shd w:val="clear" w:color="auto" w:fill="E7E6E6" w:themeFill="background2"/>
            <w:noWrap/>
            <w:hideMark/>
          </w:tcPr>
          <w:p w14:paraId="37656E55" w14:textId="77777777" w:rsidR="00A77503" w:rsidRPr="0073293B" w:rsidRDefault="00A77503" w:rsidP="009656FF">
            <w:pPr>
              <w:rPr>
                <w:ins w:id="428" w:author="Jumppanen, Paavo (O&amp;A, Hobart)" w:date="2019-03-13T15:10:00Z"/>
                <w:sz w:val="16"/>
                <w:szCs w:val="16"/>
              </w:rPr>
            </w:pPr>
            <w:ins w:id="429" w:author="Jumppanen, Paavo (O&amp;A, Hobart)" w:date="2019-03-13T15:10:00Z">
              <w:r w:rsidRPr="0073293B">
                <w:rPr>
                  <w:b/>
                  <w:bCs/>
                  <w:sz w:val="16"/>
                  <w:szCs w:val="16"/>
                </w:rPr>
                <w:t>Safety : maximise the probability of remaining above low stock status (i.e. minimise risk)</w:t>
              </w:r>
            </w:ins>
          </w:p>
        </w:tc>
      </w:tr>
      <w:tr w:rsidR="00A77503" w:rsidRPr="0073293B" w14:paraId="3D96DF6C" w14:textId="77777777" w:rsidTr="009656FF">
        <w:trPr>
          <w:trHeight w:val="300"/>
          <w:ins w:id="430" w:author="Jumppanen, Paavo (O&amp;A, Hobart)" w:date="2019-03-13T15:10:00Z"/>
        </w:trPr>
        <w:tc>
          <w:tcPr>
            <w:tcW w:w="2500" w:type="dxa"/>
            <w:noWrap/>
            <w:hideMark/>
          </w:tcPr>
          <w:p w14:paraId="2F300772" w14:textId="77777777" w:rsidR="00A77503" w:rsidRPr="0073293B" w:rsidRDefault="00A77503" w:rsidP="009656FF">
            <w:pPr>
              <w:rPr>
                <w:ins w:id="431" w:author="Jumppanen, Paavo (O&amp;A, Hobart)" w:date="2019-03-13T15:10:00Z"/>
                <w:sz w:val="16"/>
                <w:szCs w:val="16"/>
              </w:rPr>
            </w:pPr>
            <w:ins w:id="432" w:author="Jumppanen, Paavo (O&amp;A, Hobart)" w:date="2019-03-13T15:10:00Z">
              <w:r w:rsidRPr="0073293B">
                <w:rPr>
                  <w:sz w:val="16"/>
                  <w:szCs w:val="16"/>
                </w:rPr>
                <w:t>Probability of spawner biomass being above 20% of SB0</w:t>
              </w:r>
            </w:ins>
          </w:p>
        </w:tc>
        <w:tc>
          <w:tcPr>
            <w:tcW w:w="0" w:type="dxa"/>
            <w:noWrap/>
            <w:hideMark/>
          </w:tcPr>
          <w:p w14:paraId="609A6040" w14:textId="77777777" w:rsidR="00A77503" w:rsidRPr="0073293B" w:rsidRDefault="00A77503" w:rsidP="009656FF">
            <w:pPr>
              <w:rPr>
                <w:ins w:id="433" w:author="Jumppanen, Paavo (O&amp;A, Hobart)" w:date="2019-03-13T15:10:00Z"/>
                <w:sz w:val="16"/>
                <w:szCs w:val="16"/>
              </w:rPr>
            </w:pPr>
            <w:ins w:id="434" w:author="Jumppanen, Paavo (O&amp;A, Hobart)" w:date="2019-03-13T15:10:00Z">
              <w:r w:rsidRPr="0073293B">
                <w:rPr>
                  <w:sz w:val="16"/>
                  <w:szCs w:val="16"/>
                </w:rPr>
                <w:t>SB</w:t>
              </w:r>
              <w:r>
                <w:rPr>
                  <w:sz w:val="16"/>
                  <w:szCs w:val="16"/>
                  <w:vertAlign w:val="subscript"/>
                </w:rPr>
                <w:t> </w:t>
              </w:r>
            </w:ins>
          </w:p>
        </w:tc>
        <w:tc>
          <w:tcPr>
            <w:tcW w:w="692" w:type="dxa"/>
            <w:noWrap/>
            <w:hideMark/>
          </w:tcPr>
          <w:p w14:paraId="1D6B6E2A" w14:textId="77777777" w:rsidR="00A77503" w:rsidRPr="0073293B" w:rsidRDefault="00A77503" w:rsidP="009656FF">
            <w:pPr>
              <w:jc w:val="right"/>
              <w:rPr>
                <w:ins w:id="435" w:author="Jumppanen, Paavo (O&amp;A, Hobart)" w:date="2019-03-13T15:10:00Z"/>
                <w:sz w:val="16"/>
                <w:szCs w:val="16"/>
              </w:rPr>
            </w:pPr>
            <w:ins w:id="436" w:author="Jumppanen, Paavo (O&amp;A, Hobart)" w:date="2019-03-13T15:10:00Z">
              <w:r>
                <w:rPr>
                  <w:sz w:val="16"/>
                  <w:szCs w:val="16"/>
                </w:rPr>
                <w:t>0.77</w:t>
              </w:r>
            </w:ins>
          </w:p>
        </w:tc>
        <w:tc>
          <w:tcPr>
            <w:tcW w:w="692" w:type="dxa"/>
            <w:noWrap/>
            <w:hideMark/>
          </w:tcPr>
          <w:p w14:paraId="3D6DFED9" w14:textId="77777777" w:rsidR="00A77503" w:rsidRPr="0073293B" w:rsidRDefault="00A77503" w:rsidP="009656FF">
            <w:pPr>
              <w:jc w:val="right"/>
              <w:rPr>
                <w:ins w:id="437" w:author="Jumppanen, Paavo (O&amp;A, Hobart)" w:date="2019-03-13T15:10:00Z"/>
                <w:sz w:val="16"/>
                <w:szCs w:val="16"/>
              </w:rPr>
            </w:pPr>
            <w:ins w:id="438" w:author="Jumppanen, Paavo (O&amp;A, Hobart)" w:date="2019-03-13T15:10:00Z">
              <w:r>
                <w:rPr>
                  <w:sz w:val="16"/>
                  <w:szCs w:val="16"/>
                </w:rPr>
                <w:t>0.82</w:t>
              </w:r>
            </w:ins>
          </w:p>
        </w:tc>
        <w:tc>
          <w:tcPr>
            <w:tcW w:w="692" w:type="dxa"/>
            <w:noWrap/>
            <w:hideMark/>
          </w:tcPr>
          <w:p w14:paraId="3FD6B083" w14:textId="77777777" w:rsidR="00A77503" w:rsidRPr="0073293B" w:rsidRDefault="00A77503" w:rsidP="009656FF">
            <w:pPr>
              <w:jc w:val="right"/>
              <w:rPr>
                <w:ins w:id="439" w:author="Jumppanen, Paavo (O&amp;A, Hobart)" w:date="2019-03-13T15:10:00Z"/>
                <w:sz w:val="16"/>
                <w:szCs w:val="16"/>
              </w:rPr>
            </w:pPr>
            <w:ins w:id="440" w:author="Jumppanen, Paavo (O&amp;A, Hobart)" w:date="2019-03-13T15:10:00Z">
              <w:r>
                <w:rPr>
                  <w:sz w:val="16"/>
                  <w:szCs w:val="16"/>
                </w:rPr>
                <w:t>0.85</w:t>
              </w:r>
            </w:ins>
          </w:p>
        </w:tc>
        <w:tc>
          <w:tcPr>
            <w:tcW w:w="692" w:type="dxa"/>
            <w:noWrap/>
            <w:hideMark/>
          </w:tcPr>
          <w:p w14:paraId="2A3E57B9" w14:textId="77777777" w:rsidR="00A77503" w:rsidRPr="0073293B" w:rsidRDefault="00A77503" w:rsidP="009656FF">
            <w:pPr>
              <w:jc w:val="right"/>
              <w:rPr>
                <w:ins w:id="441" w:author="Jumppanen, Paavo (O&amp;A, Hobart)" w:date="2019-03-13T15:10:00Z"/>
                <w:sz w:val="16"/>
                <w:szCs w:val="16"/>
              </w:rPr>
            </w:pPr>
            <w:ins w:id="442" w:author="Jumppanen, Paavo (O&amp;A, Hobart)" w:date="2019-03-13T15:10:00Z">
              <w:r>
                <w:rPr>
                  <w:sz w:val="16"/>
                  <w:szCs w:val="16"/>
                </w:rPr>
                <w:t>0.74</w:t>
              </w:r>
            </w:ins>
          </w:p>
        </w:tc>
        <w:tc>
          <w:tcPr>
            <w:tcW w:w="692" w:type="dxa"/>
            <w:noWrap/>
            <w:hideMark/>
          </w:tcPr>
          <w:p w14:paraId="34B82EA6" w14:textId="77777777" w:rsidR="00A77503" w:rsidRPr="0073293B" w:rsidRDefault="00A77503" w:rsidP="009656FF">
            <w:pPr>
              <w:jc w:val="right"/>
              <w:rPr>
                <w:ins w:id="443" w:author="Jumppanen, Paavo (O&amp;A, Hobart)" w:date="2019-03-13T15:10:00Z"/>
                <w:sz w:val="16"/>
                <w:szCs w:val="16"/>
              </w:rPr>
            </w:pPr>
            <w:ins w:id="444" w:author="Jumppanen, Paavo (O&amp;A, Hobart)" w:date="2019-03-13T15:10:00Z">
              <w:r>
                <w:rPr>
                  <w:sz w:val="16"/>
                  <w:szCs w:val="16"/>
                </w:rPr>
                <w:t>0.79</w:t>
              </w:r>
            </w:ins>
          </w:p>
        </w:tc>
        <w:tc>
          <w:tcPr>
            <w:tcW w:w="692" w:type="dxa"/>
            <w:noWrap/>
            <w:hideMark/>
          </w:tcPr>
          <w:p w14:paraId="18E25300" w14:textId="77777777" w:rsidR="00A77503" w:rsidRPr="0073293B" w:rsidRDefault="00A77503" w:rsidP="009656FF">
            <w:pPr>
              <w:jc w:val="right"/>
              <w:rPr>
                <w:ins w:id="445" w:author="Jumppanen, Paavo (O&amp;A, Hobart)" w:date="2019-03-13T15:10:00Z"/>
                <w:sz w:val="16"/>
                <w:szCs w:val="16"/>
              </w:rPr>
            </w:pPr>
            <w:ins w:id="446" w:author="Jumppanen, Paavo (O&amp;A, Hobart)" w:date="2019-03-13T15:10:00Z">
              <w:r>
                <w:rPr>
                  <w:sz w:val="16"/>
                  <w:szCs w:val="16"/>
                </w:rPr>
                <w:t>0.83</w:t>
              </w:r>
            </w:ins>
          </w:p>
        </w:tc>
      </w:tr>
      <w:tr w:rsidR="00A77503" w:rsidRPr="0073293B" w14:paraId="79E8299F" w14:textId="77777777" w:rsidTr="009656FF">
        <w:trPr>
          <w:trHeight w:val="300"/>
          <w:ins w:id="447" w:author="Jumppanen, Paavo (O&amp;A, Hobart)" w:date="2019-03-13T15:10:00Z"/>
        </w:trPr>
        <w:tc>
          <w:tcPr>
            <w:tcW w:w="2500" w:type="dxa"/>
            <w:noWrap/>
            <w:hideMark/>
          </w:tcPr>
          <w:p w14:paraId="60060374" w14:textId="77777777" w:rsidR="00A77503" w:rsidRPr="0073293B" w:rsidRDefault="00A77503" w:rsidP="009656FF">
            <w:pPr>
              <w:rPr>
                <w:ins w:id="448" w:author="Jumppanen, Paavo (O&amp;A, Hobart)" w:date="2019-03-13T15:10:00Z"/>
                <w:sz w:val="16"/>
                <w:szCs w:val="16"/>
              </w:rPr>
            </w:pPr>
            <w:ins w:id="449" w:author="Jumppanen, Paavo (O&amp;A, Hobart)" w:date="2019-03-13T15:10:00Z">
              <w:r w:rsidRPr="0073293B">
                <w:rPr>
                  <w:sz w:val="16"/>
                  <w:szCs w:val="16"/>
                </w:rPr>
                <w:t xml:space="preserve">Probability of spawner biomass being above </w:t>
              </w:r>
              <w:proofErr w:type="spellStart"/>
              <w:r w:rsidRPr="0073293B">
                <w:rPr>
                  <w:sz w:val="16"/>
                  <w:szCs w:val="16"/>
                </w:rPr>
                <w:t>BLim</w:t>
              </w:r>
              <w:proofErr w:type="spellEnd"/>
              <w:r>
                <w:rPr>
                  <w:sz w:val="16"/>
                  <w:szCs w:val="16"/>
                  <w:vertAlign w:val="subscript"/>
                </w:rPr>
                <w:t> </w:t>
              </w:r>
            </w:ins>
          </w:p>
        </w:tc>
        <w:tc>
          <w:tcPr>
            <w:tcW w:w="0" w:type="dxa"/>
            <w:noWrap/>
            <w:hideMark/>
          </w:tcPr>
          <w:p w14:paraId="61BF7572" w14:textId="77777777" w:rsidR="00A77503" w:rsidRPr="0073293B" w:rsidRDefault="00A77503" w:rsidP="009656FF">
            <w:pPr>
              <w:rPr>
                <w:ins w:id="450" w:author="Jumppanen, Paavo (O&amp;A, Hobart)" w:date="2019-03-13T15:10:00Z"/>
                <w:sz w:val="16"/>
                <w:szCs w:val="16"/>
              </w:rPr>
            </w:pPr>
            <w:ins w:id="451" w:author="Jumppanen, Paavo (O&amp;A, Hobart)" w:date="2019-03-13T15:10:00Z">
              <w:r w:rsidRPr="0073293B">
                <w:rPr>
                  <w:sz w:val="16"/>
                  <w:szCs w:val="16"/>
                </w:rPr>
                <w:t>SB</w:t>
              </w:r>
              <w:r>
                <w:rPr>
                  <w:sz w:val="16"/>
                  <w:szCs w:val="16"/>
                  <w:vertAlign w:val="subscript"/>
                </w:rPr>
                <w:t> </w:t>
              </w:r>
            </w:ins>
          </w:p>
        </w:tc>
        <w:tc>
          <w:tcPr>
            <w:tcW w:w="692" w:type="dxa"/>
            <w:noWrap/>
            <w:hideMark/>
          </w:tcPr>
          <w:p w14:paraId="09097D5F" w14:textId="77777777" w:rsidR="00A77503" w:rsidRPr="0073293B" w:rsidRDefault="00A77503" w:rsidP="009656FF">
            <w:pPr>
              <w:jc w:val="right"/>
              <w:rPr>
                <w:ins w:id="452" w:author="Jumppanen, Paavo (O&amp;A, Hobart)" w:date="2019-03-13T15:10:00Z"/>
                <w:sz w:val="16"/>
                <w:szCs w:val="16"/>
              </w:rPr>
            </w:pPr>
            <w:ins w:id="453" w:author="Jumppanen, Paavo (O&amp;A, Hobart)" w:date="2019-03-13T15:10:00Z">
              <w:r>
                <w:rPr>
                  <w:sz w:val="16"/>
                  <w:szCs w:val="16"/>
                </w:rPr>
                <w:t>0.85</w:t>
              </w:r>
            </w:ins>
          </w:p>
        </w:tc>
        <w:tc>
          <w:tcPr>
            <w:tcW w:w="692" w:type="dxa"/>
            <w:noWrap/>
            <w:hideMark/>
          </w:tcPr>
          <w:p w14:paraId="4C1B48A7" w14:textId="77777777" w:rsidR="00A77503" w:rsidRPr="0073293B" w:rsidRDefault="00A77503" w:rsidP="009656FF">
            <w:pPr>
              <w:jc w:val="right"/>
              <w:rPr>
                <w:ins w:id="454" w:author="Jumppanen, Paavo (O&amp;A, Hobart)" w:date="2019-03-13T15:10:00Z"/>
                <w:sz w:val="16"/>
                <w:szCs w:val="16"/>
              </w:rPr>
            </w:pPr>
            <w:ins w:id="455" w:author="Jumppanen, Paavo (O&amp;A, Hobart)" w:date="2019-03-13T15:10:00Z">
              <w:r>
                <w:rPr>
                  <w:sz w:val="16"/>
                  <w:szCs w:val="16"/>
                </w:rPr>
                <w:t>0.89</w:t>
              </w:r>
            </w:ins>
          </w:p>
        </w:tc>
        <w:tc>
          <w:tcPr>
            <w:tcW w:w="692" w:type="dxa"/>
            <w:noWrap/>
            <w:hideMark/>
          </w:tcPr>
          <w:p w14:paraId="4DBF0FC6" w14:textId="77777777" w:rsidR="00A77503" w:rsidRPr="0073293B" w:rsidRDefault="00A77503" w:rsidP="009656FF">
            <w:pPr>
              <w:jc w:val="right"/>
              <w:rPr>
                <w:ins w:id="456" w:author="Jumppanen, Paavo (O&amp;A, Hobart)" w:date="2019-03-13T15:10:00Z"/>
                <w:sz w:val="16"/>
                <w:szCs w:val="16"/>
              </w:rPr>
            </w:pPr>
            <w:ins w:id="457" w:author="Jumppanen, Paavo (O&amp;A, Hobart)" w:date="2019-03-13T15:10:00Z">
              <w:r>
                <w:rPr>
                  <w:sz w:val="16"/>
                  <w:szCs w:val="16"/>
                </w:rPr>
                <w:t>0.90</w:t>
              </w:r>
            </w:ins>
          </w:p>
        </w:tc>
        <w:tc>
          <w:tcPr>
            <w:tcW w:w="692" w:type="dxa"/>
            <w:noWrap/>
            <w:hideMark/>
          </w:tcPr>
          <w:p w14:paraId="35CD085B" w14:textId="77777777" w:rsidR="00A77503" w:rsidRPr="0073293B" w:rsidRDefault="00A77503" w:rsidP="009656FF">
            <w:pPr>
              <w:jc w:val="right"/>
              <w:rPr>
                <w:ins w:id="458" w:author="Jumppanen, Paavo (O&amp;A, Hobart)" w:date="2019-03-13T15:10:00Z"/>
                <w:sz w:val="16"/>
                <w:szCs w:val="16"/>
              </w:rPr>
            </w:pPr>
            <w:ins w:id="459" w:author="Jumppanen, Paavo (O&amp;A, Hobart)" w:date="2019-03-13T15:10:00Z">
              <w:r>
                <w:rPr>
                  <w:sz w:val="16"/>
                  <w:szCs w:val="16"/>
                </w:rPr>
                <w:t>0.82</w:t>
              </w:r>
            </w:ins>
          </w:p>
        </w:tc>
        <w:tc>
          <w:tcPr>
            <w:tcW w:w="692" w:type="dxa"/>
            <w:noWrap/>
            <w:hideMark/>
          </w:tcPr>
          <w:p w14:paraId="15C65457" w14:textId="77777777" w:rsidR="00A77503" w:rsidRPr="0073293B" w:rsidRDefault="00A77503" w:rsidP="009656FF">
            <w:pPr>
              <w:jc w:val="right"/>
              <w:rPr>
                <w:ins w:id="460" w:author="Jumppanen, Paavo (O&amp;A, Hobart)" w:date="2019-03-13T15:10:00Z"/>
                <w:sz w:val="16"/>
                <w:szCs w:val="16"/>
              </w:rPr>
            </w:pPr>
            <w:ins w:id="461" w:author="Jumppanen, Paavo (O&amp;A, Hobart)" w:date="2019-03-13T15:10:00Z">
              <w:r>
                <w:rPr>
                  <w:sz w:val="16"/>
                  <w:szCs w:val="16"/>
                </w:rPr>
                <w:t>0.86</w:t>
              </w:r>
            </w:ins>
          </w:p>
        </w:tc>
        <w:tc>
          <w:tcPr>
            <w:tcW w:w="692" w:type="dxa"/>
            <w:noWrap/>
            <w:hideMark/>
          </w:tcPr>
          <w:p w14:paraId="749E59CE" w14:textId="77777777" w:rsidR="00A77503" w:rsidRPr="0073293B" w:rsidRDefault="00A77503" w:rsidP="009656FF">
            <w:pPr>
              <w:jc w:val="right"/>
              <w:rPr>
                <w:ins w:id="462" w:author="Jumppanen, Paavo (O&amp;A, Hobart)" w:date="2019-03-13T15:10:00Z"/>
                <w:sz w:val="16"/>
                <w:szCs w:val="16"/>
              </w:rPr>
            </w:pPr>
            <w:ins w:id="463" w:author="Jumppanen, Paavo (O&amp;A, Hobart)" w:date="2019-03-13T15:10:00Z">
              <w:r>
                <w:rPr>
                  <w:sz w:val="16"/>
                  <w:szCs w:val="16"/>
                </w:rPr>
                <w:t>0.89</w:t>
              </w:r>
            </w:ins>
          </w:p>
        </w:tc>
      </w:tr>
      <w:tr w:rsidR="00A77503" w:rsidRPr="0073293B" w14:paraId="20CB4C00" w14:textId="77777777" w:rsidTr="009656FF">
        <w:trPr>
          <w:trHeight w:val="300"/>
          <w:ins w:id="464" w:author="Jumppanen, Paavo (O&amp;A, Hobart)" w:date="2019-03-13T15:10:00Z"/>
        </w:trPr>
        <w:tc>
          <w:tcPr>
            <w:tcW w:w="0" w:type="dxa"/>
            <w:gridSpan w:val="8"/>
            <w:shd w:val="clear" w:color="auto" w:fill="E7E6E6" w:themeFill="background2"/>
            <w:noWrap/>
            <w:hideMark/>
          </w:tcPr>
          <w:p w14:paraId="5A91A748" w14:textId="77777777" w:rsidR="00A77503" w:rsidRPr="0073293B" w:rsidRDefault="00A77503" w:rsidP="009656FF">
            <w:pPr>
              <w:rPr>
                <w:ins w:id="465" w:author="Jumppanen, Paavo (O&amp;A, Hobart)" w:date="2019-03-13T15:10:00Z"/>
                <w:sz w:val="16"/>
                <w:szCs w:val="16"/>
              </w:rPr>
            </w:pPr>
            <w:ins w:id="466" w:author="Jumppanen, Paavo (O&amp;A, Hobart)" w:date="2019-03-13T15:10:00Z">
              <w:r w:rsidRPr="0073293B">
                <w:rPr>
                  <w:b/>
                  <w:bCs/>
                  <w:sz w:val="16"/>
                  <w:szCs w:val="16"/>
                </w:rPr>
                <w:t>Yield : maximise catches across regions and gears</w:t>
              </w:r>
            </w:ins>
          </w:p>
        </w:tc>
      </w:tr>
      <w:tr w:rsidR="00A77503" w:rsidRPr="0073293B" w14:paraId="3FC0FC94" w14:textId="77777777" w:rsidTr="009656FF">
        <w:trPr>
          <w:trHeight w:val="300"/>
          <w:ins w:id="467" w:author="Jumppanen, Paavo (O&amp;A, Hobart)" w:date="2019-03-13T15:10:00Z"/>
        </w:trPr>
        <w:tc>
          <w:tcPr>
            <w:tcW w:w="2500" w:type="dxa"/>
            <w:noWrap/>
            <w:hideMark/>
          </w:tcPr>
          <w:p w14:paraId="322F637C" w14:textId="77777777" w:rsidR="00A77503" w:rsidRPr="0073293B" w:rsidRDefault="00A77503" w:rsidP="009656FF">
            <w:pPr>
              <w:rPr>
                <w:ins w:id="468" w:author="Jumppanen, Paavo (O&amp;A, Hobart)" w:date="2019-03-13T15:10:00Z"/>
                <w:sz w:val="16"/>
                <w:szCs w:val="16"/>
              </w:rPr>
            </w:pPr>
            <w:ins w:id="469" w:author="Jumppanen, Paavo (O&amp;A, Hobart)" w:date="2019-03-13T15:10:00Z">
              <w:r w:rsidRPr="0073293B">
                <w:rPr>
                  <w:sz w:val="16"/>
                  <w:szCs w:val="16"/>
                </w:rPr>
                <w:t>Mean catch (1000 t)</w:t>
              </w:r>
            </w:ins>
          </w:p>
        </w:tc>
        <w:tc>
          <w:tcPr>
            <w:tcW w:w="0" w:type="dxa"/>
            <w:noWrap/>
            <w:hideMark/>
          </w:tcPr>
          <w:p w14:paraId="5F084A76" w14:textId="77777777" w:rsidR="00A77503" w:rsidRPr="0073293B" w:rsidRDefault="00A77503" w:rsidP="009656FF">
            <w:pPr>
              <w:rPr>
                <w:ins w:id="470" w:author="Jumppanen, Paavo (O&amp;A, Hobart)" w:date="2019-03-13T15:10:00Z"/>
                <w:sz w:val="16"/>
                <w:szCs w:val="16"/>
              </w:rPr>
            </w:pPr>
            <w:ins w:id="471" w:author="Jumppanen, Paavo (O&amp;A, Hobart)" w:date="2019-03-13T15:10:00Z">
              <w:r w:rsidRPr="0073293B">
                <w:rPr>
                  <w:sz w:val="16"/>
                  <w:szCs w:val="16"/>
                </w:rPr>
                <w:t>C</w:t>
              </w:r>
              <w:r>
                <w:rPr>
                  <w:sz w:val="16"/>
                  <w:szCs w:val="16"/>
                  <w:vertAlign w:val="subscript"/>
                </w:rPr>
                <w:t> </w:t>
              </w:r>
            </w:ins>
          </w:p>
        </w:tc>
        <w:tc>
          <w:tcPr>
            <w:tcW w:w="692" w:type="dxa"/>
            <w:noWrap/>
            <w:hideMark/>
          </w:tcPr>
          <w:p w14:paraId="5C1D7678" w14:textId="77777777" w:rsidR="00A77503" w:rsidRPr="0073293B" w:rsidRDefault="00A77503" w:rsidP="009656FF">
            <w:pPr>
              <w:jc w:val="right"/>
              <w:rPr>
                <w:ins w:id="472" w:author="Jumppanen, Paavo (O&amp;A, Hobart)" w:date="2019-03-13T15:10:00Z"/>
                <w:sz w:val="16"/>
                <w:szCs w:val="16"/>
              </w:rPr>
            </w:pPr>
            <w:ins w:id="473" w:author="Jumppanen, Paavo (O&amp;A, Hobart)" w:date="2019-03-13T15:10:00Z">
              <w:r>
                <w:rPr>
                  <w:sz w:val="16"/>
                  <w:szCs w:val="16"/>
                </w:rPr>
                <w:t>107.93</w:t>
              </w:r>
            </w:ins>
          </w:p>
        </w:tc>
        <w:tc>
          <w:tcPr>
            <w:tcW w:w="692" w:type="dxa"/>
            <w:noWrap/>
            <w:hideMark/>
          </w:tcPr>
          <w:p w14:paraId="7156BF1E" w14:textId="77777777" w:rsidR="00A77503" w:rsidRPr="0073293B" w:rsidRDefault="00A77503" w:rsidP="009656FF">
            <w:pPr>
              <w:jc w:val="right"/>
              <w:rPr>
                <w:ins w:id="474" w:author="Jumppanen, Paavo (O&amp;A, Hobart)" w:date="2019-03-13T15:10:00Z"/>
                <w:sz w:val="16"/>
                <w:szCs w:val="16"/>
              </w:rPr>
            </w:pPr>
            <w:ins w:id="475" w:author="Jumppanen, Paavo (O&amp;A, Hobart)" w:date="2019-03-13T15:10:00Z">
              <w:r>
                <w:rPr>
                  <w:sz w:val="16"/>
                  <w:szCs w:val="16"/>
                </w:rPr>
                <w:t>104.75</w:t>
              </w:r>
            </w:ins>
          </w:p>
        </w:tc>
        <w:tc>
          <w:tcPr>
            <w:tcW w:w="692" w:type="dxa"/>
            <w:noWrap/>
            <w:hideMark/>
          </w:tcPr>
          <w:p w14:paraId="27EEE6D3" w14:textId="77777777" w:rsidR="00A77503" w:rsidRPr="0073293B" w:rsidRDefault="00A77503" w:rsidP="009656FF">
            <w:pPr>
              <w:jc w:val="right"/>
              <w:rPr>
                <w:ins w:id="476" w:author="Jumppanen, Paavo (O&amp;A, Hobart)" w:date="2019-03-13T15:10:00Z"/>
                <w:sz w:val="16"/>
                <w:szCs w:val="16"/>
              </w:rPr>
            </w:pPr>
            <w:ins w:id="477" w:author="Jumppanen, Paavo (O&amp;A, Hobart)" w:date="2019-03-13T15:10:00Z">
              <w:r>
                <w:rPr>
                  <w:sz w:val="16"/>
                  <w:szCs w:val="16"/>
                </w:rPr>
                <w:t>100.69</w:t>
              </w:r>
            </w:ins>
          </w:p>
        </w:tc>
        <w:tc>
          <w:tcPr>
            <w:tcW w:w="692" w:type="dxa"/>
            <w:noWrap/>
            <w:hideMark/>
          </w:tcPr>
          <w:p w14:paraId="1319E91F" w14:textId="77777777" w:rsidR="00A77503" w:rsidRPr="0073293B" w:rsidRDefault="00A77503" w:rsidP="009656FF">
            <w:pPr>
              <w:jc w:val="right"/>
              <w:rPr>
                <w:ins w:id="478" w:author="Jumppanen, Paavo (O&amp;A, Hobart)" w:date="2019-03-13T15:10:00Z"/>
                <w:sz w:val="16"/>
                <w:szCs w:val="16"/>
              </w:rPr>
            </w:pPr>
            <w:ins w:id="479" w:author="Jumppanen, Paavo (O&amp;A, Hobart)" w:date="2019-03-13T15:10:00Z">
              <w:r>
                <w:rPr>
                  <w:sz w:val="16"/>
                  <w:szCs w:val="16"/>
                </w:rPr>
                <w:t>108.70</w:t>
              </w:r>
            </w:ins>
          </w:p>
        </w:tc>
        <w:tc>
          <w:tcPr>
            <w:tcW w:w="692" w:type="dxa"/>
            <w:noWrap/>
            <w:hideMark/>
          </w:tcPr>
          <w:p w14:paraId="64111424" w14:textId="77777777" w:rsidR="00A77503" w:rsidRPr="0073293B" w:rsidRDefault="00A77503" w:rsidP="009656FF">
            <w:pPr>
              <w:jc w:val="right"/>
              <w:rPr>
                <w:ins w:id="480" w:author="Jumppanen, Paavo (O&amp;A, Hobart)" w:date="2019-03-13T15:10:00Z"/>
                <w:sz w:val="16"/>
                <w:szCs w:val="16"/>
              </w:rPr>
            </w:pPr>
            <w:ins w:id="481" w:author="Jumppanen, Paavo (O&amp;A, Hobart)" w:date="2019-03-13T15:10:00Z">
              <w:r>
                <w:rPr>
                  <w:sz w:val="16"/>
                  <w:szCs w:val="16"/>
                </w:rPr>
                <w:t>103.97</w:t>
              </w:r>
            </w:ins>
          </w:p>
        </w:tc>
        <w:tc>
          <w:tcPr>
            <w:tcW w:w="692" w:type="dxa"/>
            <w:noWrap/>
            <w:hideMark/>
          </w:tcPr>
          <w:p w14:paraId="7E3E86A9" w14:textId="77777777" w:rsidR="00A77503" w:rsidRPr="0073293B" w:rsidRDefault="00A77503" w:rsidP="009656FF">
            <w:pPr>
              <w:jc w:val="right"/>
              <w:rPr>
                <w:ins w:id="482" w:author="Jumppanen, Paavo (O&amp;A, Hobart)" w:date="2019-03-13T15:10:00Z"/>
                <w:sz w:val="16"/>
                <w:szCs w:val="16"/>
              </w:rPr>
            </w:pPr>
            <w:ins w:id="483" w:author="Jumppanen, Paavo (O&amp;A, Hobart)" w:date="2019-03-13T15:10:00Z">
              <w:r>
                <w:rPr>
                  <w:sz w:val="16"/>
                  <w:szCs w:val="16"/>
                </w:rPr>
                <w:t>95.63</w:t>
              </w:r>
            </w:ins>
          </w:p>
        </w:tc>
      </w:tr>
      <w:tr w:rsidR="00A77503" w:rsidRPr="0073293B" w14:paraId="5E67C0BB" w14:textId="77777777" w:rsidTr="009656FF">
        <w:trPr>
          <w:trHeight w:val="300"/>
          <w:ins w:id="484" w:author="Jumppanen, Paavo (O&amp;A, Hobart)" w:date="2019-03-13T15:10:00Z"/>
        </w:trPr>
        <w:tc>
          <w:tcPr>
            <w:tcW w:w="2500" w:type="dxa"/>
            <w:noWrap/>
            <w:hideMark/>
          </w:tcPr>
          <w:p w14:paraId="69A684EB" w14:textId="77777777" w:rsidR="00A77503" w:rsidRPr="0073293B" w:rsidRDefault="00A77503" w:rsidP="009656FF">
            <w:pPr>
              <w:rPr>
                <w:ins w:id="485" w:author="Jumppanen, Paavo (O&amp;A, Hobart)" w:date="2019-03-13T15:10:00Z"/>
                <w:sz w:val="16"/>
                <w:szCs w:val="16"/>
              </w:rPr>
            </w:pPr>
            <w:ins w:id="486" w:author="Jumppanen, Paavo (O&amp;A, Hobart)" w:date="2019-03-13T15:10:00Z">
              <w:r w:rsidRPr="0073293B">
                <w:rPr>
                  <w:sz w:val="16"/>
                  <w:szCs w:val="16"/>
                </w:rPr>
                <w:t>Mean relative CPUE (aggregate)</w:t>
              </w:r>
            </w:ins>
          </w:p>
        </w:tc>
        <w:tc>
          <w:tcPr>
            <w:tcW w:w="0" w:type="dxa"/>
            <w:noWrap/>
            <w:hideMark/>
          </w:tcPr>
          <w:p w14:paraId="34460C54" w14:textId="77777777" w:rsidR="00A77503" w:rsidRPr="0073293B" w:rsidRDefault="00A77503" w:rsidP="009656FF">
            <w:pPr>
              <w:rPr>
                <w:ins w:id="487" w:author="Jumppanen, Paavo (O&amp;A, Hobart)" w:date="2019-03-13T15:10:00Z"/>
                <w:sz w:val="16"/>
                <w:szCs w:val="16"/>
              </w:rPr>
            </w:pPr>
            <w:ins w:id="488" w:author="Jumppanen, Paavo (O&amp;A, Hobart)" w:date="2019-03-13T15:10:00Z">
              <w:r w:rsidRPr="0073293B">
                <w:rPr>
                  <w:sz w:val="16"/>
                  <w:szCs w:val="16"/>
                </w:rPr>
                <w:t>C</w:t>
              </w:r>
              <w:r>
                <w:rPr>
                  <w:sz w:val="16"/>
                  <w:szCs w:val="16"/>
                  <w:vertAlign w:val="subscript"/>
                </w:rPr>
                <w:t> </w:t>
              </w:r>
            </w:ins>
          </w:p>
        </w:tc>
        <w:tc>
          <w:tcPr>
            <w:tcW w:w="692" w:type="dxa"/>
            <w:noWrap/>
            <w:hideMark/>
          </w:tcPr>
          <w:p w14:paraId="7E53CE00" w14:textId="77777777" w:rsidR="00A77503" w:rsidRPr="0073293B" w:rsidRDefault="00A77503" w:rsidP="009656FF">
            <w:pPr>
              <w:jc w:val="right"/>
              <w:rPr>
                <w:ins w:id="489" w:author="Jumppanen, Paavo (O&amp;A, Hobart)" w:date="2019-03-13T15:10:00Z"/>
                <w:sz w:val="16"/>
                <w:szCs w:val="16"/>
              </w:rPr>
            </w:pPr>
            <w:ins w:id="490" w:author="Jumppanen, Paavo (O&amp;A, Hobart)" w:date="2019-03-13T15:10:00Z">
              <w:r>
                <w:rPr>
                  <w:sz w:val="16"/>
                  <w:szCs w:val="16"/>
                </w:rPr>
                <w:t>0.93</w:t>
              </w:r>
            </w:ins>
          </w:p>
        </w:tc>
        <w:tc>
          <w:tcPr>
            <w:tcW w:w="692" w:type="dxa"/>
            <w:noWrap/>
            <w:hideMark/>
          </w:tcPr>
          <w:p w14:paraId="7012CDE2" w14:textId="77777777" w:rsidR="00A77503" w:rsidRPr="0073293B" w:rsidRDefault="00A77503" w:rsidP="009656FF">
            <w:pPr>
              <w:jc w:val="right"/>
              <w:rPr>
                <w:ins w:id="491" w:author="Jumppanen, Paavo (O&amp;A, Hobart)" w:date="2019-03-13T15:10:00Z"/>
                <w:sz w:val="16"/>
                <w:szCs w:val="16"/>
              </w:rPr>
            </w:pPr>
            <w:ins w:id="492" w:author="Jumppanen, Paavo (O&amp;A, Hobart)" w:date="2019-03-13T15:10:00Z">
              <w:r>
                <w:rPr>
                  <w:sz w:val="16"/>
                  <w:szCs w:val="16"/>
                </w:rPr>
                <w:t>0.90</w:t>
              </w:r>
            </w:ins>
          </w:p>
        </w:tc>
        <w:tc>
          <w:tcPr>
            <w:tcW w:w="692" w:type="dxa"/>
            <w:noWrap/>
            <w:hideMark/>
          </w:tcPr>
          <w:p w14:paraId="1C7148EC" w14:textId="77777777" w:rsidR="00A77503" w:rsidRPr="0073293B" w:rsidRDefault="00A77503" w:rsidP="009656FF">
            <w:pPr>
              <w:jc w:val="right"/>
              <w:rPr>
                <w:ins w:id="493" w:author="Jumppanen, Paavo (O&amp;A, Hobart)" w:date="2019-03-13T15:10:00Z"/>
                <w:sz w:val="16"/>
                <w:szCs w:val="16"/>
              </w:rPr>
            </w:pPr>
            <w:ins w:id="494" w:author="Jumppanen, Paavo (O&amp;A, Hobart)" w:date="2019-03-13T15:10:00Z">
              <w:r>
                <w:rPr>
                  <w:sz w:val="16"/>
                  <w:szCs w:val="16"/>
                </w:rPr>
                <w:t>0.86</w:t>
              </w:r>
            </w:ins>
          </w:p>
        </w:tc>
        <w:tc>
          <w:tcPr>
            <w:tcW w:w="692" w:type="dxa"/>
            <w:noWrap/>
            <w:hideMark/>
          </w:tcPr>
          <w:p w14:paraId="410735EA" w14:textId="77777777" w:rsidR="00A77503" w:rsidRPr="0073293B" w:rsidRDefault="00A77503" w:rsidP="009656FF">
            <w:pPr>
              <w:jc w:val="right"/>
              <w:rPr>
                <w:ins w:id="495" w:author="Jumppanen, Paavo (O&amp;A, Hobart)" w:date="2019-03-13T15:10:00Z"/>
                <w:sz w:val="16"/>
                <w:szCs w:val="16"/>
              </w:rPr>
            </w:pPr>
            <w:ins w:id="496" w:author="Jumppanen, Paavo (O&amp;A, Hobart)" w:date="2019-03-13T15:10:00Z">
              <w:r>
                <w:rPr>
                  <w:sz w:val="16"/>
                  <w:szCs w:val="16"/>
                </w:rPr>
                <w:t>0.94</w:t>
              </w:r>
            </w:ins>
          </w:p>
        </w:tc>
        <w:tc>
          <w:tcPr>
            <w:tcW w:w="692" w:type="dxa"/>
            <w:noWrap/>
            <w:hideMark/>
          </w:tcPr>
          <w:p w14:paraId="4CAC23FB" w14:textId="77777777" w:rsidR="00A77503" w:rsidRPr="0073293B" w:rsidRDefault="00A77503" w:rsidP="009656FF">
            <w:pPr>
              <w:jc w:val="right"/>
              <w:rPr>
                <w:ins w:id="497" w:author="Jumppanen, Paavo (O&amp;A, Hobart)" w:date="2019-03-13T15:10:00Z"/>
                <w:sz w:val="16"/>
                <w:szCs w:val="16"/>
              </w:rPr>
            </w:pPr>
            <w:ins w:id="498" w:author="Jumppanen, Paavo (O&amp;A, Hobart)" w:date="2019-03-13T15:10:00Z">
              <w:r>
                <w:rPr>
                  <w:sz w:val="16"/>
                  <w:szCs w:val="16"/>
                </w:rPr>
                <w:t>0.88</w:t>
              </w:r>
            </w:ins>
          </w:p>
        </w:tc>
        <w:tc>
          <w:tcPr>
            <w:tcW w:w="692" w:type="dxa"/>
            <w:noWrap/>
            <w:hideMark/>
          </w:tcPr>
          <w:p w14:paraId="02ED2316" w14:textId="77777777" w:rsidR="00A77503" w:rsidRPr="0073293B" w:rsidRDefault="00A77503" w:rsidP="009656FF">
            <w:pPr>
              <w:jc w:val="right"/>
              <w:rPr>
                <w:ins w:id="499" w:author="Jumppanen, Paavo (O&amp;A, Hobart)" w:date="2019-03-13T15:10:00Z"/>
                <w:sz w:val="16"/>
                <w:szCs w:val="16"/>
              </w:rPr>
            </w:pPr>
            <w:ins w:id="500" w:author="Jumppanen, Paavo (O&amp;A, Hobart)" w:date="2019-03-13T15:10:00Z">
              <w:r>
                <w:rPr>
                  <w:sz w:val="16"/>
                  <w:szCs w:val="16"/>
                </w:rPr>
                <w:t>0.80</w:t>
              </w:r>
            </w:ins>
          </w:p>
        </w:tc>
      </w:tr>
      <w:tr w:rsidR="00A77503" w:rsidRPr="0073293B" w14:paraId="7481046B" w14:textId="77777777" w:rsidTr="009656FF">
        <w:trPr>
          <w:trHeight w:val="300"/>
          <w:ins w:id="501" w:author="Jumppanen, Paavo (O&amp;A, Hobart)" w:date="2019-03-13T15:10:00Z"/>
        </w:trPr>
        <w:tc>
          <w:tcPr>
            <w:tcW w:w="2500" w:type="dxa"/>
            <w:noWrap/>
            <w:hideMark/>
          </w:tcPr>
          <w:p w14:paraId="4D59B98D" w14:textId="77777777" w:rsidR="00A77503" w:rsidRPr="0073293B" w:rsidRDefault="00A77503" w:rsidP="009656FF">
            <w:pPr>
              <w:rPr>
                <w:ins w:id="502" w:author="Jumppanen, Paavo (O&amp;A, Hobart)" w:date="2019-03-13T15:10:00Z"/>
                <w:sz w:val="16"/>
                <w:szCs w:val="16"/>
              </w:rPr>
            </w:pPr>
            <w:ins w:id="503" w:author="Jumppanen, Paavo (O&amp;A, Hobart)" w:date="2019-03-13T15:10:00Z">
              <w:r w:rsidRPr="0073293B">
                <w:rPr>
                  <w:sz w:val="16"/>
                  <w:szCs w:val="16"/>
                </w:rPr>
                <w:t>Mean catch relative to MSY</w:t>
              </w:r>
            </w:ins>
          </w:p>
        </w:tc>
        <w:tc>
          <w:tcPr>
            <w:tcW w:w="0" w:type="dxa"/>
            <w:noWrap/>
            <w:hideMark/>
          </w:tcPr>
          <w:p w14:paraId="06302B1F" w14:textId="77777777" w:rsidR="00A77503" w:rsidRPr="0073293B" w:rsidRDefault="00A77503" w:rsidP="009656FF">
            <w:pPr>
              <w:rPr>
                <w:ins w:id="504" w:author="Jumppanen, Paavo (O&amp;A, Hobart)" w:date="2019-03-13T15:10:00Z"/>
                <w:sz w:val="16"/>
                <w:szCs w:val="16"/>
              </w:rPr>
            </w:pPr>
            <w:ins w:id="505" w:author="Jumppanen, Paavo (O&amp;A, Hobart)" w:date="2019-03-13T15:10:00Z">
              <w:r w:rsidRPr="0073293B">
                <w:rPr>
                  <w:sz w:val="16"/>
                  <w:szCs w:val="16"/>
                </w:rPr>
                <w:t>C/MSY</w:t>
              </w:r>
              <w:r>
                <w:rPr>
                  <w:sz w:val="16"/>
                  <w:szCs w:val="16"/>
                  <w:vertAlign w:val="subscript"/>
                </w:rPr>
                <w:t> </w:t>
              </w:r>
            </w:ins>
          </w:p>
        </w:tc>
        <w:tc>
          <w:tcPr>
            <w:tcW w:w="692" w:type="dxa"/>
            <w:noWrap/>
            <w:hideMark/>
          </w:tcPr>
          <w:p w14:paraId="00F2F006" w14:textId="77777777" w:rsidR="00A77503" w:rsidRPr="0073293B" w:rsidRDefault="00A77503" w:rsidP="009656FF">
            <w:pPr>
              <w:jc w:val="right"/>
              <w:rPr>
                <w:ins w:id="506" w:author="Jumppanen, Paavo (O&amp;A, Hobart)" w:date="2019-03-13T15:10:00Z"/>
                <w:sz w:val="16"/>
                <w:szCs w:val="16"/>
              </w:rPr>
            </w:pPr>
            <w:ins w:id="507" w:author="Jumppanen, Paavo (O&amp;A, Hobart)" w:date="2019-03-13T15:10:00Z">
              <w:r>
                <w:rPr>
                  <w:sz w:val="16"/>
                  <w:szCs w:val="16"/>
                </w:rPr>
                <w:t>0.80</w:t>
              </w:r>
            </w:ins>
          </w:p>
        </w:tc>
        <w:tc>
          <w:tcPr>
            <w:tcW w:w="692" w:type="dxa"/>
            <w:noWrap/>
            <w:hideMark/>
          </w:tcPr>
          <w:p w14:paraId="02EECCA8" w14:textId="77777777" w:rsidR="00A77503" w:rsidRPr="0073293B" w:rsidRDefault="00A77503" w:rsidP="009656FF">
            <w:pPr>
              <w:jc w:val="right"/>
              <w:rPr>
                <w:ins w:id="508" w:author="Jumppanen, Paavo (O&amp;A, Hobart)" w:date="2019-03-13T15:10:00Z"/>
                <w:sz w:val="16"/>
                <w:szCs w:val="16"/>
              </w:rPr>
            </w:pPr>
            <w:ins w:id="509" w:author="Jumppanen, Paavo (O&amp;A, Hobart)" w:date="2019-03-13T15:10:00Z">
              <w:r>
                <w:rPr>
                  <w:sz w:val="16"/>
                  <w:szCs w:val="16"/>
                </w:rPr>
                <w:t>0.84</w:t>
              </w:r>
            </w:ins>
          </w:p>
        </w:tc>
        <w:tc>
          <w:tcPr>
            <w:tcW w:w="692" w:type="dxa"/>
            <w:noWrap/>
            <w:hideMark/>
          </w:tcPr>
          <w:p w14:paraId="1E2DFE89" w14:textId="77777777" w:rsidR="00A77503" w:rsidRPr="0073293B" w:rsidRDefault="00A77503" w:rsidP="009656FF">
            <w:pPr>
              <w:jc w:val="right"/>
              <w:rPr>
                <w:ins w:id="510" w:author="Jumppanen, Paavo (O&amp;A, Hobart)" w:date="2019-03-13T15:10:00Z"/>
                <w:sz w:val="16"/>
                <w:szCs w:val="16"/>
              </w:rPr>
            </w:pPr>
            <w:ins w:id="511" w:author="Jumppanen, Paavo (O&amp;A, Hobart)" w:date="2019-03-13T15:10:00Z">
              <w:r>
                <w:rPr>
                  <w:sz w:val="16"/>
                  <w:szCs w:val="16"/>
                </w:rPr>
                <w:t>0.89</w:t>
              </w:r>
            </w:ins>
          </w:p>
        </w:tc>
        <w:tc>
          <w:tcPr>
            <w:tcW w:w="692" w:type="dxa"/>
            <w:noWrap/>
            <w:hideMark/>
          </w:tcPr>
          <w:p w14:paraId="658A80E7" w14:textId="77777777" w:rsidR="00A77503" w:rsidRPr="0073293B" w:rsidRDefault="00A77503" w:rsidP="009656FF">
            <w:pPr>
              <w:jc w:val="right"/>
              <w:rPr>
                <w:ins w:id="512" w:author="Jumppanen, Paavo (O&amp;A, Hobart)" w:date="2019-03-13T15:10:00Z"/>
                <w:sz w:val="16"/>
                <w:szCs w:val="16"/>
              </w:rPr>
            </w:pPr>
            <w:ins w:id="513" w:author="Jumppanen, Paavo (O&amp;A, Hobart)" w:date="2019-03-13T15:10:00Z">
              <w:r>
                <w:rPr>
                  <w:sz w:val="16"/>
                  <w:szCs w:val="16"/>
                </w:rPr>
                <w:t>0.77</w:t>
              </w:r>
            </w:ins>
          </w:p>
        </w:tc>
        <w:tc>
          <w:tcPr>
            <w:tcW w:w="692" w:type="dxa"/>
            <w:noWrap/>
            <w:hideMark/>
          </w:tcPr>
          <w:p w14:paraId="0D801924" w14:textId="77777777" w:rsidR="00A77503" w:rsidRPr="0073293B" w:rsidRDefault="00A77503" w:rsidP="009656FF">
            <w:pPr>
              <w:jc w:val="right"/>
              <w:rPr>
                <w:ins w:id="514" w:author="Jumppanen, Paavo (O&amp;A, Hobart)" w:date="2019-03-13T15:10:00Z"/>
                <w:sz w:val="16"/>
                <w:szCs w:val="16"/>
              </w:rPr>
            </w:pPr>
            <w:ins w:id="515" w:author="Jumppanen, Paavo (O&amp;A, Hobart)" w:date="2019-03-13T15:10:00Z">
              <w:r>
                <w:rPr>
                  <w:sz w:val="16"/>
                  <w:szCs w:val="16"/>
                </w:rPr>
                <w:t>0.83</w:t>
              </w:r>
            </w:ins>
          </w:p>
        </w:tc>
        <w:tc>
          <w:tcPr>
            <w:tcW w:w="692" w:type="dxa"/>
            <w:noWrap/>
            <w:hideMark/>
          </w:tcPr>
          <w:p w14:paraId="06513593" w14:textId="77777777" w:rsidR="00A77503" w:rsidRPr="0073293B" w:rsidRDefault="00A77503" w:rsidP="009656FF">
            <w:pPr>
              <w:jc w:val="right"/>
              <w:rPr>
                <w:ins w:id="516" w:author="Jumppanen, Paavo (O&amp;A, Hobart)" w:date="2019-03-13T15:10:00Z"/>
                <w:sz w:val="16"/>
                <w:szCs w:val="16"/>
              </w:rPr>
            </w:pPr>
            <w:ins w:id="517" w:author="Jumppanen, Paavo (O&amp;A, Hobart)" w:date="2019-03-13T15:10:00Z">
              <w:r>
                <w:rPr>
                  <w:sz w:val="16"/>
                  <w:szCs w:val="16"/>
                </w:rPr>
                <w:t>0.90</w:t>
              </w:r>
            </w:ins>
          </w:p>
        </w:tc>
      </w:tr>
      <w:tr w:rsidR="00A77503" w:rsidRPr="0073293B" w14:paraId="76499511" w14:textId="77777777" w:rsidTr="009656FF">
        <w:trPr>
          <w:trHeight w:val="300"/>
          <w:ins w:id="518" w:author="Jumppanen, Paavo (O&amp;A, Hobart)" w:date="2019-03-13T15:10:00Z"/>
        </w:trPr>
        <w:tc>
          <w:tcPr>
            <w:tcW w:w="0" w:type="dxa"/>
            <w:gridSpan w:val="8"/>
            <w:shd w:val="clear" w:color="auto" w:fill="E7E6E6" w:themeFill="background2"/>
            <w:noWrap/>
            <w:hideMark/>
          </w:tcPr>
          <w:p w14:paraId="149369AC" w14:textId="77777777" w:rsidR="00A77503" w:rsidRPr="0073293B" w:rsidRDefault="00A77503" w:rsidP="009656FF">
            <w:pPr>
              <w:rPr>
                <w:ins w:id="519" w:author="Jumppanen, Paavo (O&amp;A, Hobart)" w:date="2019-03-13T15:10:00Z"/>
                <w:sz w:val="16"/>
                <w:szCs w:val="16"/>
              </w:rPr>
            </w:pPr>
            <w:ins w:id="520" w:author="Jumppanen, Paavo (O&amp;A, Hobart)" w:date="2019-03-13T15:10:00Z">
              <w:r w:rsidRPr="0073293B">
                <w:rPr>
                  <w:b/>
                  <w:bCs/>
                  <w:sz w:val="16"/>
                  <w:szCs w:val="16"/>
                </w:rPr>
                <w:t>Stability: maximise stability in catches to reduce commercial uncertainty</w:t>
              </w:r>
            </w:ins>
          </w:p>
        </w:tc>
      </w:tr>
      <w:tr w:rsidR="00A77503" w:rsidRPr="0073293B" w14:paraId="01E7DC4B" w14:textId="77777777" w:rsidTr="009656FF">
        <w:trPr>
          <w:trHeight w:val="300"/>
          <w:ins w:id="521" w:author="Jumppanen, Paavo (O&amp;A, Hobart)" w:date="2019-03-13T15:10:00Z"/>
        </w:trPr>
        <w:tc>
          <w:tcPr>
            <w:tcW w:w="2500" w:type="dxa"/>
            <w:noWrap/>
            <w:hideMark/>
          </w:tcPr>
          <w:p w14:paraId="7FE8A61B" w14:textId="77777777" w:rsidR="00A77503" w:rsidRPr="0073293B" w:rsidRDefault="00A77503" w:rsidP="009656FF">
            <w:pPr>
              <w:rPr>
                <w:ins w:id="522" w:author="Jumppanen, Paavo (O&amp;A, Hobart)" w:date="2019-03-13T15:10:00Z"/>
                <w:sz w:val="16"/>
                <w:szCs w:val="16"/>
              </w:rPr>
            </w:pPr>
            <w:ins w:id="523" w:author="Jumppanen, Paavo (O&amp;A, Hobart)" w:date="2019-03-13T15:10:00Z">
              <w:r w:rsidRPr="0073293B">
                <w:rPr>
                  <w:sz w:val="16"/>
                  <w:szCs w:val="16"/>
                </w:rPr>
                <w:t>Mean absolute proportional change in catch</w:t>
              </w:r>
            </w:ins>
          </w:p>
        </w:tc>
        <w:tc>
          <w:tcPr>
            <w:tcW w:w="0" w:type="dxa"/>
            <w:noWrap/>
            <w:hideMark/>
          </w:tcPr>
          <w:p w14:paraId="1B39609B" w14:textId="77777777" w:rsidR="00A77503" w:rsidRPr="0073293B" w:rsidRDefault="00A77503" w:rsidP="009656FF">
            <w:pPr>
              <w:rPr>
                <w:ins w:id="524" w:author="Jumppanen, Paavo (O&amp;A, Hobart)" w:date="2019-03-13T15:10:00Z"/>
                <w:sz w:val="16"/>
                <w:szCs w:val="16"/>
              </w:rPr>
            </w:pPr>
            <w:ins w:id="525" w:author="Jumppanen, Paavo (O&amp;A, Hobart)" w:date="2019-03-13T15:10:00Z">
              <w:r w:rsidRPr="0073293B">
                <w:rPr>
                  <w:sz w:val="16"/>
                  <w:szCs w:val="16"/>
                </w:rPr>
                <w:t>C</w:t>
              </w:r>
              <w:r>
                <w:rPr>
                  <w:sz w:val="16"/>
                  <w:szCs w:val="16"/>
                  <w:vertAlign w:val="subscript"/>
                </w:rPr>
                <w:t> </w:t>
              </w:r>
            </w:ins>
          </w:p>
        </w:tc>
        <w:tc>
          <w:tcPr>
            <w:tcW w:w="692" w:type="dxa"/>
            <w:noWrap/>
            <w:hideMark/>
          </w:tcPr>
          <w:p w14:paraId="033BEB76" w14:textId="77777777" w:rsidR="00A77503" w:rsidRPr="0073293B" w:rsidRDefault="00A77503" w:rsidP="009656FF">
            <w:pPr>
              <w:jc w:val="right"/>
              <w:rPr>
                <w:ins w:id="526" w:author="Jumppanen, Paavo (O&amp;A, Hobart)" w:date="2019-03-13T15:10:00Z"/>
                <w:sz w:val="16"/>
                <w:szCs w:val="16"/>
              </w:rPr>
            </w:pPr>
            <w:ins w:id="527" w:author="Jumppanen, Paavo (O&amp;A, Hobart)" w:date="2019-03-13T15:10:00Z">
              <w:r>
                <w:rPr>
                  <w:sz w:val="16"/>
                  <w:szCs w:val="16"/>
                </w:rPr>
                <w:t>4.72</w:t>
              </w:r>
            </w:ins>
          </w:p>
        </w:tc>
        <w:tc>
          <w:tcPr>
            <w:tcW w:w="692" w:type="dxa"/>
            <w:noWrap/>
            <w:hideMark/>
          </w:tcPr>
          <w:p w14:paraId="2CC4B67B" w14:textId="77777777" w:rsidR="00A77503" w:rsidRPr="0073293B" w:rsidRDefault="00A77503" w:rsidP="009656FF">
            <w:pPr>
              <w:jc w:val="right"/>
              <w:rPr>
                <w:ins w:id="528" w:author="Jumppanen, Paavo (O&amp;A, Hobart)" w:date="2019-03-13T15:10:00Z"/>
                <w:sz w:val="16"/>
                <w:szCs w:val="16"/>
              </w:rPr>
            </w:pPr>
            <w:ins w:id="529" w:author="Jumppanen, Paavo (O&amp;A, Hobart)" w:date="2019-03-13T15:10:00Z">
              <w:r>
                <w:rPr>
                  <w:sz w:val="16"/>
                  <w:szCs w:val="16"/>
                </w:rPr>
                <w:t>4.39</w:t>
              </w:r>
            </w:ins>
          </w:p>
        </w:tc>
        <w:tc>
          <w:tcPr>
            <w:tcW w:w="692" w:type="dxa"/>
            <w:noWrap/>
            <w:hideMark/>
          </w:tcPr>
          <w:p w14:paraId="11995166" w14:textId="77777777" w:rsidR="00A77503" w:rsidRPr="0073293B" w:rsidRDefault="00A77503" w:rsidP="009656FF">
            <w:pPr>
              <w:jc w:val="right"/>
              <w:rPr>
                <w:ins w:id="530" w:author="Jumppanen, Paavo (O&amp;A, Hobart)" w:date="2019-03-13T15:10:00Z"/>
                <w:sz w:val="16"/>
                <w:szCs w:val="16"/>
              </w:rPr>
            </w:pPr>
            <w:ins w:id="531" w:author="Jumppanen, Paavo (O&amp;A, Hobart)" w:date="2019-03-13T15:10:00Z">
              <w:r>
                <w:rPr>
                  <w:sz w:val="16"/>
                  <w:szCs w:val="16"/>
                </w:rPr>
                <w:t>3.94</w:t>
              </w:r>
            </w:ins>
          </w:p>
        </w:tc>
        <w:tc>
          <w:tcPr>
            <w:tcW w:w="692" w:type="dxa"/>
            <w:noWrap/>
            <w:hideMark/>
          </w:tcPr>
          <w:p w14:paraId="41D46FD3" w14:textId="77777777" w:rsidR="00A77503" w:rsidRPr="0073293B" w:rsidRDefault="00A77503" w:rsidP="009656FF">
            <w:pPr>
              <w:jc w:val="right"/>
              <w:rPr>
                <w:ins w:id="532" w:author="Jumppanen, Paavo (O&amp;A, Hobart)" w:date="2019-03-13T15:10:00Z"/>
                <w:sz w:val="16"/>
                <w:szCs w:val="16"/>
              </w:rPr>
            </w:pPr>
            <w:ins w:id="533" w:author="Jumppanen, Paavo (O&amp;A, Hobart)" w:date="2019-03-13T15:10:00Z">
              <w:r>
                <w:rPr>
                  <w:sz w:val="16"/>
                  <w:szCs w:val="16"/>
                </w:rPr>
                <w:t>4.74</w:t>
              </w:r>
            </w:ins>
          </w:p>
        </w:tc>
        <w:tc>
          <w:tcPr>
            <w:tcW w:w="692" w:type="dxa"/>
            <w:noWrap/>
            <w:hideMark/>
          </w:tcPr>
          <w:p w14:paraId="0DD2CD38" w14:textId="77777777" w:rsidR="00A77503" w:rsidRPr="0073293B" w:rsidRDefault="00A77503" w:rsidP="009656FF">
            <w:pPr>
              <w:jc w:val="right"/>
              <w:rPr>
                <w:ins w:id="534" w:author="Jumppanen, Paavo (O&amp;A, Hobart)" w:date="2019-03-13T15:10:00Z"/>
                <w:sz w:val="16"/>
                <w:szCs w:val="16"/>
              </w:rPr>
            </w:pPr>
            <w:ins w:id="535" w:author="Jumppanen, Paavo (O&amp;A, Hobart)" w:date="2019-03-13T15:10:00Z">
              <w:r>
                <w:rPr>
                  <w:sz w:val="16"/>
                  <w:szCs w:val="16"/>
                </w:rPr>
                <w:t>4.52</w:t>
              </w:r>
            </w:ins>
          </w:p>
        </w:tc>
        <w:tc>
          <w:tcPr>
            <w:tcW w:w="692" w:type="dxa"/>
            <w:noWrap/>
            <w:hideMark/>
          </w:tcPr>
          <w:p w14:paraId="6B178F78" w14:textId="77777777" w:rsidR="00A77503" w:rsidRPr="0073293B" w:rsidRDefault="00A77503" w:rsidP="009656FF">
            <w:pPr>
              <w:jc w:val="right"/>
              <w:rPr>
                <w:ins w:id="536" w:author="Jumppanen, Paavo (O&amp;A, Hobart)" w:date="2019-03-13T15:10:00Z"/>
                <w:sz w:val="16"/>
                <w:szCs w:val="16"/>
              </w:rPr>
            </w:pPr>
            <w:ins w:id="537" w:author="Jumppanen, Paavo (O&amp;A, Hobart)" w:date="2019-03-13T15:10:00Z">
              <w:r>
                <w:rPr>
                  <w:sz w:val="16"/>
                  <w:szCs w:val="16"/>
                </w:rPr>
                <w:t>4.50</w:t>
              </w:r>
            </w:ins>
          </w:p>
        </w:tc>
      </w:tr>
      <w:tr w:rsidR="00A77503" w:rsidRPr="0073293B" w14:paraId="0F9A3E94" w14:textId="77777777" w:rsidTr="009656FF">
        <w:trPr>
          <w:trHeight w:val="300"/>
          <w:ins w:id="538" w:author="Jumppanen, Paavo (O&amp;A, Hobart)" w:date="2019-03-13T15:10:00Z"/>
        </w:trPr>
        <w:tc>
          <w:tcPr>
            <w:tcW w:w="2500" w:type="dxa"/>
            <w:noWrap/>
            <w:hideMark/>
          </w:tcPr>
          <w:p w14:paraId="36FAD9BA" w14:textId="77777777" w:rsidR="00A77503" w:rsidRPr="0073293B" w:rsidRDefault="00A77503" w:rsidP="009656FF">
            <w:pPr>
              <w:rPr>
                <w:ins w:id="539" w:author="Jumppanen, Paavo (O&amp;A, Hobart)" w:date="2019-03-13T15:10:00Z"/>
                <w:sz w:val="16"/>
                <w:szCs w:val="16"/>
              </w:rPr>
            </w:pPr>
            <w:ins w:id="540" w:author="Jumppanen, Paavo (O&amp;A, Hobart)" w:date="2019-03-13T15:10:00Z">
              <w:r w:rsidRPr="0073293B">
                <w:rPr>
                  <w:sz w:val="16"/>
                  <w:szCs w:val="16"/>
                </w:rPr>
                <w:t>% Catch coefficient of variation</w:t>
              </w:r>
            </w:ins>
          </w:p>
        </w:tc>
        <w:tc>
          <w:tcPr>
            <w:tcW w:w="0" w:type="dxa"/>
            <w:noWrap/>
            <w:hideMark/>
          </w:tcPr>
          <w:p w14:paraId="507F7C0E" w14:textId="77777777" w:rsidR="00A77503" w:rsidRPr="0073293B" w:rsidRDefault="00A77503" w:rsidP="009656FF">
            <w:pPr>
              <w:rPr>
                <w:ins w:id="541" w:author="Jumppanen, Paavo (O&amp;A, Hobart)" w:date="2019-03-13T15:10:00Z"/>
                <w:sz w:val="16"/>
                <w:szCs w:val="16"/>
              </w:rPr>
            </w:pPr>
            <w:ins w:id="542" w:author="Jumppanen, Paavo (O&amp;A, Hobart)" w:date="2019-03-13T15:10:00Z">
              <w:r w:rsidRPr="0073293B">
                <w:rPr>
                  <w:sz w:val="16"/>
                  <w:szCs w:val="16"/>
                </w:rPr>
                <w:t>C</w:t>
              </w:r>
              <w:r>
                <w:rPr>
                  <w:sz w:val="16"/>
                  <w:szCs w:val="16"/>
                  <w:vertAlign w:val="subscript"/>
                </w:rPr>
                <w:t> </w:t>
              </w:r>
            </w:ins>
          </w:p>
        </w:tc>
        <w:tc>
          <w:tcPr>
            <w:tcW w:w="692" w:type="dxa"/>
            <w:noWrap/>
            <w:hideMark/>
          </w:tcPr>
          <w:p w14:paraId="45C6FA81" w14:textId="77777777" w:rsidR="00A77503" w:rsidRPr="0073293B" w:rsidRDefault="00A77503" w:rsidP="009656FF">
            <w:pPr>
              <w:jc w:val="right"/>
              <w:rPr>
                <w:ins w:id="543" w:author="Jumppanen, Paavo (O&amp;A, Hobart)" w:date="2019-03-13T15:10:00Z"/>
                <w:sz w:val="16"/>
                <w:szCs w:val="16"/>
              </w:rPr>
            </w:pPr>
            <w:ins w:id="544" w:author="Jumppanen, Paavo (O&amp;A, Hobart)" w:date="2019-03-13T15:10:00Z">
              <w:r>
                <w:rPr>
                  <w:sz w:val="16"/>
                  <w:szCs w:val="16"/>
                </w:rPr>
                <w:t>0.18</w:t>
              </w:r>
            </w:ins>
          </w:p>
        </w:tc>
        <w:tc>
          <w:tcPr>
            <w:tcW w:w="692" w:type="dxa"/>
            <w:noWrap/>
            <w:hideMark/>
          </w:tcPr>
          <w:p w14:paraId="7D850365" w14:textId="77777777" w:rsidR="00A77503" w:rsidRPr="0073293B" w:rsidRDefault="00A77503" w:rsidP="009656FF">
            <w:pPr>
              <w:jc w:val="right"/>
              <w:rPr>
                <w:ins w:id="545" w:author="Jumppanen, Paavo (O&amp;A, Hobart)" w:date="2019-03-13T15:10:00Z"/>
                <w:sz w:val="16"/>
                <w:szCs w:val="16"/>
              </w:rPr>
            </w:pPr>
            <w:ins w:id="546" w:author="Jumppanen, Paavo (O&amp;A, Hobart)" w:date="2019-03-13T15:10:00Z">
              <w:r>
                <w:rPr>
                  <w:sz w:val="16"/>
                  <w:szCs w:val="16"/>
                </w:rPr>
                <w:t>0.16</w:t>
              </w:r>
            </w:ins>
          </w:p>
        </w:tc>
        <w:tc>
          <w:tcPr>
            <w:tcW w:w="692" w:type="dxa"/>
            <w:noWrap/>
            <w:hideMark/>
          </w:tcPr>
          <w:p w14:paraId="72E04667" w14:textId="77777777" w:rsidR="00A77503" w:rsidRPr="0073293B" w:rsidRDefault="00A77503" w:rsidP="009656FF">
            <w:pPr>
              <w:jc w:val="right"/>
              <w:rPr>
                <w:ins w:id="547" w:author="Jumppanen, Paavo (O&amp;A, Hobart)" w:date="2019-03-13T15:10:00Z"/>
                <w:sz w:val="16"/>
                <w:szCs w:val="16"/>
              </w:rPr>
            </w:pPr>
            <w:ins w:id="548" w:author="Jumppanen, Paavo (O&amp;A, Hobart)" w:date="2019-03-13T15:10:00Z">
              <w:r>
                <w:rPr>
                  <w:sz w:val="16"/>
                  <w:szCs w:val="16"/>
                </w:rPr>
                <w:t>0.15</w:t>
              </w:r>
            </w:ins>
          </w:p>
        </w:tc>
        <w:tc>
          <w:tcPr>
            <w:tcW w:w="692" w:type="dxa"/>
            <w:noWrap/>
            <w:hideMark/>
          </w:tcPr>
          <w:p w14:paraId="20F9E26B" w14:textId="77777777" w:rsidR="00A77503" w:rsidRPr="0073293B" w:rsidRDefault="00A77503" w:rsidP="009656FF">
            <w:pPr>
              <w:jc w:val="right"/>
              <w:rPr>
                <w:ins w:id="549" w:author="Jumppanen, Paavo (O&amp;A, Hobart)" w:date="2019-03-13T15:10:00Z"/>
                <w:sz w:val="16"/>
                <w:szCs w:val="16"/>
              </w:rPr>
            </w:pPr>
            <w:ins w:id="550" w:author="Jumppanen, Paavo (O&amp;A, Hobart)" w:date="2019-03-13T15:10:00Z">
              <w:r>
                <w:rPr>
                  <w:sz w:val="16"/>
                  <w:szCs w:val="16"/>
                </w:rPr>
                <w:t>0.19</w:t>
              </w:r>
            </w:ins>
          </w:p>
        </w:tc>
        <w:tc>
          <w:tcPr>
            <w:tcW w:w="692" w:type="dxa"/>
            <w:noWrap/>
            <w:hideMark/>
          </w:tcPr>
          <w:p w14:paraId="2D6FE63C" w14:textId="77777777" w:rsidR="00A77503" w:rsidRPr="0073293B" w:rsidRDefault="00A77503" w:rsidP="009656FF">
            <w:pPr>
              <w:jc w:val="right"/>
              <w:rPr>
                <w:ins w:id="551" w:author="Jumppanen, Paavo (O&amp;A, Hobart)" w:date="2019-03-13T15:10:00Z"/>
                <w:sz w:val="16"/>
                <w:szCs w:val="16"/>
              </w:rPr>
            </w:pPr>
            <w:ins w:id="552" w:author="Jumppanen, Paavo (O&amp;A, Hobart)" w:date="2019-03-13T15:10:00Z">
              <w:r>
                <w:rPr>
                  <w:sz w:val="16"/>
                  <w:szCs w:val="16"/>
                </w:rPr>
                <w:t>0.17</w:t>
              </w:r>
            </w:ins>
          </w:p>
        </w:tc>
        <w:tc>
          <w:tcPr>
            <w:tcW w:w="692" w:type="dxa"/>
            <w:noWrap/>
            <w:hideMark/>
          </w:tcPr>
          <w:p w14:paraId="38E04A96" w14:textId="77777777" w:rsidR="00A77503" w:rsidRPr="0073293B" w:rsidRDefault="00A77503" w:rsidP="009656FF">
            <w:pPr>
              <w:jc w:val="right"/>
              <w:rPr>
                <w:ins w:id="553" w:author="Jumppanen, Paavo (O&amp;A, Hobart)" w:date="2019-03-13T15:10:00Z"/>
                <w:sz w:val="16"/>
                <w:szCs w:val="16"/>
              </w:rPr>
            </w:pPr>
            <w:ins w:id="554" w:author="Jumppanen, Paavo (O&amp;A, Hobart)" w:date="2019-03-13T15:10:00Z">
              <w:r>
                <w:rPr>
                  <w:sz w:val="16"/>
                  <w:szCs w:val="16"/>
                </w:rPr>
                <w:t>0.16</w:t>
              </w:r>
            </w:ins>
          </w:p>
        </w:tc>
      </w:tr>
      <w:tr w:rsidR="00A77503" w:rsidRPr="0073293B" w14:paraId="4786307A" w14:textId="77777777" w:rsidTr="009656FF">
        <w:trPr>
          <w:trHeight w:val="300"/>
          <w:ins w:id="555" w:author="Jumppanen, Paavo (O&amp;A, Hobart)" w:date="2019-03-13T15:10:00Z"/>
        </w:trPr>
        <w:tc>
          <w:tcPr>
            <w:tcW w:w="2500" w:type="dxa"/>
            <w:noWrap/>
            <w:hideMark/>
          </w:tcPr>
          <w:p w14:paraId="2B5F5E54" w14:textId="77777777" w:rsidR="00A77503" w:rsidRPr="0073293B" w:rsidRDefault="00A77503" w:rsidP="009656FF">
            <w:pPr>
              <w:rPr>
                <w:ins w:id="556" w:author="Jumppanen, Paavo (O&amp;A, Hobart)" w:date="2019-03-13T15:10:00Z"/>
                <w:sz w:val="16"/>
                <w:szCs w:val="16"/>
              </w:rPr>
            </w:pPr>
            <w:ins w:id="557" w:author="Jumppanen, Paavo (O&amp;A, Hobart)" w:date="2019-03-13T15:10:00Z">
              <w:r w:rsidRPr="0073293B">
                <w:rPr>
                  <w:sz w:val="16"/>
                  <w:szCs w:val="16"/>
                </w:rPr>
                <w:t>Probability of shutdown</w:t>
              </w:r>
            </w:ins>
          </w:p>
        </w:tc>
        <w:tc>
          <w:tcPr>
            <w:tcW w:w="0" w:type="dxa"/>
            <w:noWrap/>
            <w:hideMark/>
          </w:tcPr>
          <w:p w14:paraId="04B27697" w14:textId="77777777" w:rsidR="00A77503" w:rsidRPr="0073293B" w:rsidRDefault="00A77503" w:rsidP="009656FF">
            <w:pPr>
              <w:rPr>
                <w:ins w:id="558" w:author="Jumppanen, Paavo (O&amp;A, Hobart)" w:date="2019-03-13T15:10:00Z"/>
                <w:sz w:val="16"/>
                <w:szCs w:val="16"/>
              </w:rPr>
            </w:pPr>
            <w:ins w:id="559" w:author="Jumppanen, Paavo (O&amp;A, Hobart)" w:date="2019-03-13T15:10:00Z">
              <w:r w:rsidRPr="0073293B">
                <w:rPr>
                  <w:sz w:val="16"/>
                  <w:szCs w:val="16"/>
                </w:rPr>
                <w:t>C</w:t>
              </w:r>
              <w:r>
                <w:rPr>
                  <w:sz w:val="16"/>
                  <w:szCs w:val="16"/>
                  <w:vertAlign w:val="subscript"/>
                </w:rPr>
                <w:t> </w:t>
              </w:r>
            </w:ins>
          </w:p>
        </w:tc>
        <w:tc>
          <w:tcPr>
            <w:tcW w:w="692" w:type="dxa"/>
            <w:noWrap/>
            <w:hideMark/>
          </w:tcPr>
          <w:p w14:paraId="4D7C2990" w14:textId="77777777" w:rsidR="00A77503" w:rsidRPr="0073293B" w:rsidRDefault="00A77503" w:rsidP="009656FF">
            <w:pPr>
              <w:jc w:val="right"/>
              <w:rPr>
                <w:ins w:id="560" w:author="Jumppanen, Paavo (O&amp;A, Hobart)" w:date="2019-03-13T15:10:00Z"/>
                <w:sz w:val="16"/>
                <w:szCs w:val="16"/>
              </w:rPr>
            </w:pPr>
            <w:ins w:id="561" w:author="Jumppanen, Paavo (O&amp;A, Hobart)" w:date="2019-03-13T15:10:00Z">
              <w:r>
                <w:rPr>
                  <w:sz w:val="16"/>
                  <w:szCs w:val="16"/>
                </w:rPr>
                <w:t>0.05</w:t>
              </w:r>
            </w:ins>
          </w:p>
        </w:tc>
        <w:tc>
          <w:tcPr>
            <w:tcW w:w="692" w:type="dxa"/>
            <w:noWrap/>
            <w:hideMark/>
          </w:tcPr>
          <w:p w14:paraId="2F5367AF" w14:textId="77777777" w:rsidR="00A77503" w:rsidRPr="0073293B" w:rsidRDefault="00A77503" w:rsidP="009656FF">
            <w:pPr>
              <w:jc w:val="right"/>
              <w:rPr>
                <w:ins w:id="562" w:author="Jumppanen, Paavo (O&amp;A, Hobart)" w:date="2019-03-13T15:10:00Z"/>
                <w:sz w:val="16"/>
                <w:szCs w:val="16"/>
              </w:rPr>
            </w:pPr>
            <w:ins w:id="563" w:author="Jumppanen, Paavo (O&amp;A, Hobart)" w:date="2019-03-13T15:10:00Z">
              <w:r>
                <w:rPr>
                  <w:sz w:val="16"/>
                  <w:szCs w:val="16"/>
                </w:rPr>
                <w:t>0.04</w:t>
              </w:r>
            </w:ins>
          </w:p>
        </w:tc>
        <w:tc>
          <w:tcPr>
            <w:tcW w:w="692" w:type="dxa"/>
            <w:noWrap/>
            <w:hideMark/>
          </w:tcPr>
          <w:p w14:paraId="2DBD6D68" w14:textId="77777777" w:rsidR="00A77503" w:rsidRPr="0073293B" w:rsidRDefault="00A77503" w:rsidP="009656FF">
            <w:pPr>
              <w:jc w:val="right"/>
              <w:rPr>
                <w:ins w:id="564" w:author="Jumppanen, Paavo (O&amp;A, Hobart)" w:date="2019-03-13T15:10:00Z"/>
                <w:sz w:val="16"/>
                <w:szCs w:val="16"/>
              </w:rPr>
            </w:pPr>
            <w:ins w:id="565" w:author="Jumppanen, Paavo (O&amp;A, Hobart)" w:date="2019-03-13T15:10:00Z">
              <w:r>
                <w:rPr>
                  <w:sz w:val="16"/>
                  <w:szCs w:val="16"/>
                </w:rPr>
                <w:t>0.04</w:t>
              </w:r>
            </w:ins>
          </w:p>
        </w:tc>
        <w:tc>
          <w:tcPr>
            <w:tcW w:w="692" w:type="dxa"/>
            <w:noWrap/>
            <w:hideMark/>
          </w:tcPr>
          <w:p w14:paraId="571AF789" w14:textId="77777777" w:rsidR="00A77503" w:rsidRPr="0073293B" w:rsidRDefault="00A77503" w:rsidP="009656FF">
            <w:pPr>
              <w:jc w:val="right"/>
              <w:rPr>
                <w:ins w:id="566" w:author="Jumppanen, Paavo (O&amp;A, Hobart)" w:date="2019-03-13T15:10:00Z"/>
                <w:sz w:val="16"/>
                <w:szCs w:val="16"/>
              </w:rPr>
            </w:pPr>
            <w:ins w:id="567" w:author="Jumppanen, Paavo (O&amp;A, Hobart)" w:date="2019-03-13T15:10:00Z">
              <w:r>
                <w:rPr>
                  <w:sz w:val="16"/>
                  <w:szCs w:val="16"/>
                </w:rPr>
                <w:t>0.04</w:t>
              </w:r>
            </w:ins>
          </w:p>
        </w:tc>
        <w:tc>
          <w:tcPr>
            <w:tcW w:w="692" w:type="dxa"/>
            <w:noWrap/>
            <w:hideMark/>
          </w:tcPr>
          <w:p w14:paraId="40972AEC" w14:textId="77777777" w:rsidR="00A77503" w:rsidRPr="0073293B" w:rsidRDefault="00A77503" w:rsidP="009656FF">
            <w:pPr>
              <w:jc w:val="right"/>
              <w:rPr>
                <w:ins w:id="568" w:author="Jumppanen, Paavo (O&amp;A, Hobart)" w:date="2019-03-13T15:10:00Z"/>
                <w:sz w:val="16"/>
                <w:szCs w:val="16"/>
              </w:rPr>
            </w:pPr>
            <w:ins w:id="569" w:author="Jumppanen, Paavo (O&amp;A, Hobart)" w:date="2019-03-13T15:10:00Z">
              <w:r>
                <w:rPr>
                  <w:sz w:val="16"/>
                  <w:szCs w:val="16"/>
                </w:rPr>
                <w:t>0.04</w:t>
              </w:r>
            </w:ins>
          </w:p>
        </w:tc>
        <w:tc>
          <w:tcPr>
            <w:tcW w:w="692" w:type="dxa"/>
            <w:noWrap/>
            <w:hideMark/>
          </w:tcPr>
          <w:p w14:paraId="025665A6" w14:textId="77777777" w:rsidR="00A77503" w:rsidRPr="0073293B" w:rsidRDefault="00A77503" w:rsidP="009656FF">
            <w:pPr>
              <w:jc w:val="right"/>
              <w:rPr>
                <w:ins w:id="570" w:author="Jumppanen, Paavo (O&amp;A, Hobart)" w:date="2019-03-13T15:10:00Z"/>
                <w:sz w:val="16"/>
                <w:szCs w:val="16"/>
              </w:rPr>
            </w:pPr>
            <w:ins w:id="571" w:author="Jumppanen, Paavo (O&amp;A, Hobart)" w:date="2019-03-13T15:10:00Z">
              <w:r>
                <w:rPr>
                  <w:sz w:val="16"/>
                  <w:szCs w:val="16"/>
                </w:rPr>
                <w:t>0.04</w:t>
              </w:r>
            </w:ins>
          </w:p>
        </w:tc>
      </w:tr>
    </w:tbl>
    <w:p w14:paraId="01FE8162" w14:textId="77777777" w:rsidR="00A77503" w:rsidRDefault="00A77503" w:rsidP="00A77503">
      <w:pPr>
        <w:rPr>
          <w:ins w:id="572" w:author="Jumppanen, Paavo (O&amp;A, Hobart)" w:date="2019-03-13T15:10:00Z"/>
          <w:sz w:val="16"/>
          <w:szCs w:val="16"/>
        </w:rPr>
      </w:pPr>
    </w:p>
    <w:p w14:paraId="7E058417" w14:textId="77777777" w:rsidR="00A77503" w:rsidRDefault="00A77503" w:rsidP="0075413B">
      <w:pPr>
        <w:rPr>
          <w:ins w:id="573" w:author="Jumppanen, Paavo (O&amp;A, Hobart)" w:date="2019-03-13T14:54:00Z"/>
        </w:rPr>
      </w:pPr>
    </w:p>
    <w:p w14:paraId="5129F33E" w14:textId="77777777" w:rsidR="001157A7" w:rsidRDefault="001157A7" w:rsidP="0075413B"/>
    <w:p w14:paraId="2BFDD7D6" w14:textId="5FB93DF7" w:rsidR="00E3365F" w:rsidRPr="0075413B" w:rsidRDefault="0075413B" w:rsidP="0075413B">
      <w:pPr>
        <w:rPr>
          <w:highlight w:val="cyan"/>
        </w:rPr>
      </w:pPr>
      <w:r w:rsidRPr="0075413B">
        <w:rPr>
          <w:highlight w:val="cyan"/>
        </w:rPr>
        <w:t>-</w:t>
      </w:r>
      <w:proofErr w:type="gramStart"/>
      <w:r w:rsidRPr="0075413B">
        <w:rPr>
          <w:highlight w:val="cyan"/>
        </w:rPr>
        <w:t>show</w:t>
      </w:r>
      <w:proofErr w:type="gramEnd"/>
      <w:r w:rsidRPr="0075413B">
        <w:rPr>
          <w:highlight w:val="cyan"/>
        </w:rPr>
        <w:t xml:space="preserve"> OMgridB19.0 MP results partitioned by factor - note effect of CPUE CV, regional scaling and growth curve</w:t>
      </w:r>
      <w:r w:rsidR="00E3365F" w:rsidRPr="0075413B">
        <w:rPr>
          <w:highlight w:val="cyan"/>
        </w:rPr>
        <w:t xml:space="preserve"> </w:t>
      </w:r>
    </w:p>
    <w:p w14:paraId="345CC8BA" w14:textId="47B1BF6B" w:rsidR="0075413B" w:rsidRPr="008568C2" w:rsidRDefault="0075413B" w:rsidP="0075413B">
      <w:r w:rsidRPr="0075413B">
        <w:rPr>
          <w:highlight w:val="cyan"/>
        </w:rPr>
        <w:t>-</w:t>
      </w:r>
      <w:proofErr w:type="gramStart"/>
      <w:r w:rsidRPr="0075413B">
        <w:rPr>
          <w:highlight w:val="cyan"/>
        </w:rPr>
        <w:t>show</w:t>
      </w:r>
      <w:proofErr w:type="gramEnd"/>
      <w:r w:rsidRPr="0075413B">
        <w:rPr>
          <w:highlight w:val="cyan"/>
        </w:rPr>
        <w:t xml:space="preserve"> key results from OMgridB19.4 - confirm that there appears to be no need to introduce any additional tuning level (?).</w:t>
      </w:r>
    </w:p>
    <w:p w14:paraId="444E041C" w14:textId="77777777" w:rsidR="00A24542" w:rsidRDefault="00A24542" w:rsidP="00841641"/>
    <w:p w14:paraId="00007813" w14:textId="3535B9B3" w:rsidR="00E954D3" w:rsidRDefault="0075413B" w:rsidP="004763D8">
      <w:pPr>
        <w:pStyle w:val="Heading1"/>
      </w:pPr>
      <w:r>
        <w:t>Projection</w:t>
      </w:r>
      <w:r w:rsidR="004763D8">
        <w:t xml:space="preserve"> Robustness tests</w:t>
      </w:r>
    </w:p>
    <w:p w14:paraId="34FAC63C" w14:textId="77777777" w:rsidR="0075413B" w:rsidRDefault="0075413B" w:rsidP="0075413B">
      <w:pPr>
        <w:rPr>
          <w:ins w:id="574" w:author="Jumppanen, Paavo (O&amp;A, Hobart)" w:date="2019-03-13T15:31:00Z"/>
        </w:rPr>
      </w:pPr>
    </w:p>
    <w:p w14:paraId="5923E192" w14:textId="4268EF4A" w:rsidR="00D65F4B" w:rsidRDefault="00D65F4B" w:rsidP="00D65F4B">
      <w:pPr>
        <w:pStyle w:val="Caption"/>
        <w:rPr>
          <w:ins w:id="575" w:author="Jumppanen, Paavo (O&amp;A, Hobart)" w:date="2019-03-13T15:34:00Z"/>
        </w:rPr>
      </w:pPr>
      <w:proofErr w:type="gramStart"/>
      <w:ins w:id="576" w:author="Jumppanen, Paavo (O&amp;A, Hobart)" w:date="2019-03-13T15:35:00Z">
        <w:r>
          <w:lastRenderedPageBreak/>
          <w:t>a</w:t>
        </w:r>
        <w:proofErr w:type="gramEnd"/>
        <w:r>
          <w:t>)</w:t>
        </w:r>
        <w:r>
          <w:rPr>
            <w:noProof/>
            <w:lang w:eastAsia="en-AU"/>
          </w:rPr>
          <w:drawing>
            <wp:inline distT="0" distB="0" distL="0" distR="0" wp14:anchorId="66480A1C" wp14:editId="484D329E">
              <wp:extent cx="5144400" cy="1854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19.5.CPUE.rt.BPs_mean_SB_SB_MSY_.em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577" w:author="Jumppanen, Paavo (O&amp;A, Hobart)" w:date="2019-03-13T15:36:00Z">
        <w:r>
          <w:br/>
          <w:t>b)</w:t>
        </w:r>
      </w:ins>
      <w:ins w:id="578" w:author="Jumppanen, Paavo (O&amp;A, Hobart)" w:date="2019-03-13T15:38:00Z">
        <w:r>
          <w:rPr>
            <w:noProof/>
            <w:lang w:eastAsia="en-AU"/>
          </w:rPr>
          <w:drawing>
            <wp:inline distT="0" distB="0" distL="0" distR="0" wp14:anchorId="779EEAE2" wp14:editId="549BC58B">
              <wp:extent cx="5144400" cy="1854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19.5.10over.rt.BPs_mean_SB_SB_MSY_.emf"/>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579" w:author="Jumppanen, Paavo (O&amp;A, Hobart)" w:date="2019-03-13T15:37:00Z">
        <w:r>
          <w:br/>
          <w:t>c)</w:t>
        </w:r>
        <w:r>
          <w:rPr>
            <w:noProof/>
            <w:lang w:eastAsia="en-AU"/>
          </w:rPr>
          <w:drawing>
            <wp:inline distT="0" distB="0" distL="0" distR="0" wp14:anchorId="2D274984" wp14:editId="76F63FC8">
              <wp:extent cx="5144400" cy="1854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19.5.10under.rt.BPs_mean_SB_SB_MSY_.emf"/>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580" w:author="Jumppanen, Paavo (O&amp;A, Hobart)" w:date="2019-03-13T15:38:00Z">
        <w:r>
          <w:br/>
          <w:t>d)</w:t>
        </w:r>
        <w:r>
          <w:rPr>
            <w:noProof/>
            <w:lang w:eastAsia="en-AU"/>
          </w:rPr>
          <w:drawing>
            <wp:inline distT="0" distB="0" distL="0" distR="0" wp14:anchorId="4EB0D421" wp14:editId="5FF9D723">
              <wp:extent cx="5144400" cy="1854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19.5.CPUEtrend.rt.BPs_mean_SB_SB_MSY_.emf"/>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2DE8DADA" w14:textId="1F3B29AB" w:rsidR="00D65F4B" w:rsidRDefault="00D65F4B" w:rsidP="00D65F4B">
      <w:pPr>
        <w:pStyle w:val="Caption"/>
        <w:rPr>
          <w:ins w:id="581" w:author="Jumppanen, Paavo (O&amp;A, Hobart)" w:date="2019-03-13T15:31:00Z"/>
        </w:rPr>
      </w:pPr>
      <w:ins w:id="582" w:author="Jumppanen, Paavo (O&amp;A, Hobart)" w:date="2019-03-13T15:31:00Z">
        <w:r>
          <w:t xml:space="preserve">Figure </w:t>
        </w:r>
        <w:r>
          <w:rPr>
            <w:noProof/>
          </w:rPr>
          <w:fldChar w:fldCharType="begin"/>
        </w:r>
        <w:r>
          <w:rPr>
            <w:noProof/>
          </w:rPr>
          <w:instrText xml:space="preserve"> SEQ Figure \* ARABIC </w:instrText>
        </w:r>
        <w:r>
          <w:rPr>
            <w:noProof/>
          </w:rPr>
          <w:fldChar w:fldCharType="separate"/>
        </w:r>
      </w:ins>
      <w:ins w:id="583" w:author="Jumppanen, Paavo (O&amp;A, Hobart)" w:date="2019-03-13T16:22:00Z">
        <w:r w:rsidR="009D1A57">
          <w:rPr>
            <w:noProof/>
          </w:rPr>
          <w:t>41</w:t>
        </w:r>
      </w:ins>
      <w:ins w:id="584" w:author="Jumppanen, Paavo (O&amp;A, Hobart)" w:date="2019-03-13T15:31:00Z">
        <w:r>
          <w:rPr>
            <w:noProof/>
          </w:rPr>
          <w:fldChar w:fldCharType="end"/>
        </w:r>
        <w:r>
          <w:t xml:space="preserve">. Big Eye </w:t>
        </w:r>
        <w:proofErr w:type="spellStart"/>
        <w:r>
          <w:t>bobustness</w:t>
        </w:r>
        <w:proofErr w:type="spellEnd"/>
        <w:r>
          <w:t xml:space="preserve"> case</w:t>
        </w:r>
        <w:r>
          <w:t>s</w:t>
        </w:r>
        <w:r>
          <w:t xml:space="preserve"> (B19.5</w:t>
        </w:r>
        <w:proofErr w:type="gramStart"/>
        <w:r>
          <w:t>)</w:t>
        </w:r>
        <w:r>
          <w:t xml:space="preserve"> :</w:t>
        </w:r>
        <w:proofErr w:type="gramEnd"/>
        <w:r>
          <w:t xml:space="preserve"> a)</w:t>
        </w:r>
      </w:ins>
      <w:ins w:id="585" w:author="Jumppanen, Paavo (O&amp;A, Hobart)" w:date="2019-03-13T15:46:00Z">
        <w:r w:rsidR="001A3D09">
          <w:t xml:space="preserve"> a</w:t>
        </w:r>
      </w:ins>
      <w:ins w:id="586" w:author="Jumppanen, Paavo (O&amp;A, Hobart)" w:date="2019-03-13T15:31:00Z">
        <w:r>
          <w:t>nnual</w:t>
        </w:r>
      </w:ins>
      <w:ins w:id="587" w:author="Jumppanen, Paavo (O&amp;A, Hobart)" w:date="2019-03-13T15:32:00Z">
        <w:r>
          <w:t xml:space="preserve"> </w:t>
        </w:r>
      </w:ins>
      <w:ins w:id="588" w:author="Jumppanen, Paavo (O&amp;A, Hobart)" w:date="2019-03-13T15:46:00Z">
        <w:r w:rsidR="001A3D09">
          <w:t>a</w:t>
        </w:r>
      </w:ins>
      <w:ins w:id="589" w:author="Jumppanen, Paavo (O&amp;A, Hobart)" w:date="2019-03-13T15:32:00Z">
        <w:r>
          <w:t>ggregate CPUE CV=0.3 and auto-correlation=0.5; b) 10% reported over-catch; c) 10% unreported over-catch</w:t>
        </w:r>
      </w:ins>
      <w:ins w:id="590" w:author="Jumppanen, Paavo (O&amp;A, Hobart)" w:date="2019-03-13T15:33:00Z">
        <w:r>
          <w:t xml:space="preserve">; d) </w:t>
        </w:r>
      </w:ins>
      <w:ins w:id="591" w:author="Jumppanen, Paavo (O&amp;A, Hobart)" w:date="2019-03-13T15:34:00Z">
        <w:r>
          <w:t>3% p.a.</w:t>
        </w:r>
        <w:r w:rsidR="001A3D09">
          <w:t xml:space="preserve"> longline catchability t</w:t>
        </w:r>
        <w:r>
          <w:t>rend</w:t>
        </w:r>
      </w:ins>
      <w:ins w:id="592" w:author="Jumppanen, Paavo (O&amp;A, Hobart)" w:date="2019-03-13T15:31:00Z">
        <w:r>
          <w:t>. Mean SSB / SSBMSY</w:t>
        </w:r>
        <w:r w:rsidRPr="007F2A82">
          <w:t xml:space="preserve"> estimates, partitioned by assumptions (all models are encompassed within an individual colour set)</w:t>
        </w:r>
        <w:r>
          <w:t>.</w:t>
        </w:r>
      </w:ins>
    </w:p>
    <w:p w14:paraId="483B81A1" w14:textId="77777777" w:rsidR="00D65F4B" w:rsidRDefault="00D65F4B" w:rsidP="0075413B">
      <w:pPr>
        <w:rPr>
          <w:ins w:id="593" w:author="Jumppanen, Paavo (O&amp;A, Hobart)" w:date="2019-03-13T15:40:00Z"/>
        </w:rPr>
      </w:pPr>
    </w:p>
    <w:p w14:paraId="4BA81FFB" w14:textId="6B98A32F" w:rsidR="004B6349" w:rsidRDefault="004B6349" w:rsidP="004B6349">
      <w:pPr>
        <w:pStyle w:val="Caption"/>
        <w:rPr>
          <w:ins w:id="594" w:author="Jumppanen, Paavo (O&amp;A, Hobart)" w:date="2019-03-13T15:40:00Z"/>
        </w:rPr>
      </w:pPr>
      <w:proofErr w:type="gramStart"/>
      <w:ins w:id="595" w:author="Jumppanen, Paavo (O&amp;A, Hobart)" w:date="2019-03-13T15:40:00Z">
        <w:r>
          <w:lastRenderedPageBreak/>
          <w:t>a</w:t>
        </w:r>
        <w:proofErr w:type="gramEnd"/>
        <w:r>
          <w:t>)</w:t>
        </w:r>
      </w:ins>
      <w:ins w:id="596" w:author="Jumppanen, Paavo (O&amp;A, Hobart)" w:date="2019-03-13T15:43:00Z">
        <w:r>
          <w:rPr>
            <w:noProof/>
            <w:lang w:eastAsia="en-AU"/>
          </w:rPr>
          <w:drawing>
            <wp:inline distT="0" distB="0" distL="0" distR="0" wp14:anchorId="35C6386D" wp14:editId="512D7B7F">
              <wp:extent cx="5144400" cy="1854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19.5.BPs_mean_C_.em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597" w:author="Jumppanen, Paavo (O&amp;A, Hobart)" w:date="2019-03-13T15:40:00Z">
        <w:r>
          <w:br/>
          <w:t>b)</w:t>
        </w:r>
      </w:ins>
      <w:ins w:id="598" w:author="Jumppanen, Paavo (O&amp;A, Hobart)" w:date="2019-03-13T15:44:00Z">
        <w:r>
          <w:rPr>
            <w:noProof/>
            <w:lang w:eastAsia="en-AU"/>
          </w:rPr>
          <w:drawing>
            <wp:inline distT="0" distB="0" distL="0" distR="0" wp14:anchorId="7C73ECAA" wp14:editId="3FBBF002">
              <wp:extent cx="5144400" cy="1854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19.5.10over.rt.BPs_mean_C_.emf"/>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599" w:author="Jumppanen, Paavo (O&amp;A, Hobart)" w:date="2019-03-13T15:40:00Z">
        <w:r>
          <w:br/>
          <w:t>c)</w:t>
        </w:r>
      </w:ins>
      <w:ins w:id="600" w:author="Jumppanen, Paavo (O&amp;A, Hobart)" w:date="2019-03-13T15:44:00Z">
        <w:r>
          <w:rPr>
            <w:noProof/>
            <w:lang w:eastAsia="en-AU"/>
          </w:rPr>
          <w:drawing>
            <wp:inline distT="0" distB="0" distL="0" distR="0" wp14:anchorId="5BF11CE4" wp14:editId="0D2C4E4C">
              <wp:extent cx="5144400" cy="1854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19.5.10under.rt.BPs_mean_C_.emf"/>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01" w:author="Jumppanen, Paavo (O&amp;A, Hobart)" w:date="2019-03-13T15:40:00Z">
        <w:r>
          <w:br/>
          <w:t>d)</w:t>
        </w:r>
      </w:ins>
      <w:ins w:id="602" w:author="Jumppanen, Paavo (O&amp;A, Hobart)" w:date="2019-03-13T15:45:00Z">
        <w:r>
          <w:rPr>
            <w:noProof/>
            <w:lang w:eastAsia="en-AU"/>
          </w:rPr>
          <w:drawing>
            <wp:inline distT="0" distB="0" distL="0" distR="0" wp14:anchorId="59B9384F" wp14:editId="13A6B7FF">
              <wp:extent cx="5144400" cy="185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19.5.CPUEtrend.rt.BPs_mean_C_.emf"/>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0BDFB335" w14:textId="24148067" w:rsidR="004B6349" w:rsidRDefault="004B6349" w:rsidP="004B6349">
      <w:pPr>
        <w:pStyle w:val="Caption"/>
        <w:rPr>
          <w:ins w:id="603" w:author="Jumppanen, Paavo (O&amp;A, Hobart)" w:date="2019-03-13T15:40:00Z"/>
        </w:rPr>
      </w:pPr>
      <w:ins w:id="604" w:author="Jumppanen, Paavo (O&amp;A, Hobart)" w:date="2019-03-13T15:40:00Z">
        <w:r>
          <w:t xml:space="preserve">Figure </w:t>
        </w:r>
        <w:r>
          <w:rPr>
            <w:noProof/>
          </w:rPr>
          <w:fldChar w:fldCharType="begin"/>
        </w:r>
        <w:r>
          <w:rPr>
            <w:noProof/>
          </w:rPr>
          <w:instrText xml:space="preserve"> SEQ Figure \* ARABIC </w:instrText>
        </w:r>
        <w:r>
          <w:rPr>
            <w:noProof/>
          </w:rPr>
          <w:fldChar w:fldCharType="separate"/>
        </w:r>
      </w:ins>
      <w:ins w:id="605" w:author="Jumppanen, Paavo (O&amp;A, Hobart)" w:date="2019-03-13T16:22:00Z">
        <w:r w:rsidR="009D1A57">
          <w:rPr>
            <w:noProof/>
          </w:rPr>
          <w:t>42</w:t>
        </w:r>
      </w:ins>
      <w:ins w:id="606" w:author="Jumppanen, Paavo (O&amp;A, Hobart)" w:date="2019-03-13T15:40: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w:t>
        </w:r>
        <w:r w:rsidR="001A3D09">
          <w:t>a</w:t>
        </w:r>
        <w:r>
          <w:t>nnual</w:t>
        </w:r>
        <w:r w:rsidR="001A3D09">
          <w:t xml:space="preserve"> a</w:t>
        </w:r>
        <w:r>
          <w:t xml:space="preserve">ggregate CPUE CV=0.3 and auto-correlation=0.5; b) 10% reported over-catch; c) 10% unreported over-catch; d) 3% p.a. </w:t>
        </w:r>
        <w:r w:rsidR="001A3D09">
          <w:t>longline catchability t</w:t>
        </w:r>
        <w:r>
          <w:t xml:space="preserve">rend. </w:t>
        </w:r>
      </w:ins>
      <w:ins w:id="607" w:author="Jumppanen, Paavo (O&amp;A, Hobart)" w:date="2019-03-13T15:43:00Z">
        <w:r>
          <w:t xml:space="preserve">Mean Catch </w:t>
        </w:r>
        <w:r w:rsidRPr="007F2A82">
          <w:t>estimates, partitioned by assumptions (all models are encompassed within an individual colour set)</w:t>
        </w:r>
        <w:r>
          <w:t>.</w:t>
        </w:r>
      </w:ins>
    </w:p>
    <w:p w14:paraId="1FEAB59F" w14:textId="77777777" w:rsidR="004B6349" w:rsidRDefault="004B6349" w:rsidP="004B6349">
      <w:pPr>
        <w:rPr>
          <w:ins w:id="608" w:author="Jumppanen, Paavo (O&amp;A, Hobart)" w:date="2019-03-13T15:47:00Z"/>
        </w:rPr>
      </w:pPr>
    </w:p>
    <w:p w14:paraId="4677BAA5" w14:textId="43126392" w:rsidR="001A3D09" w:rsidRDefault="001A3D09" w:rsidP="001A3D09">
      <w:pPr>
        <w:pStyle w:val="Caption"/>
        <w:rPr>
          <w:ins w:id="609" w:author="Jumppanen, Paavo (O&amp;A, Hobart)" w:date="2019-03-13T15:47:00Z"/>
        </w:rPr>
      </w:pPr>
      <w:proofErr w:type="gramStart"/>
      <w:ins w:id="610" w:author="Jumppanen, Paavo (O&amp;A, Hobart)" w:date="2019-03-13T15:47:00Z">
        <w:r>
          <w:lastRenderedPageBreak/>
          <w:t>a</w:t>
        </w:r>
        <w:proofErr w:type="gramEnd"/>
        <w:r>
          <w:t>)</w:t>
        </w:r>
      </w:ins>
      <w:ins w:id="611" w:author="Jumppanen, Paavo (O&amp;A, Hobart)" w:date="2019-03-13T15:49:00Z">
        <w:r>
          <w:rPr>
            <w:noProof/>
            <w:lang w:eastAsia="en-AU"/>
          </w:rPr>
          <w:drawing>
            <wp:inline distT="0" distB="0" distL="0" distR="0" wp14:anchorId="60818084" wp14:editId="0BE199D7">
              <wp:extent cx="5144400" cy="1854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19.5.CPUE.rt.BPs_mean_C_MSY_.emf"/>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12" w:author="Jumppanen, Paavo (O&amp;A, Hobart)" w:date="2019-03-13T15:47:00Z">
        <w:r>
          <w:br/>
          <w:t>b)</w:t>
        </w:r>
      </w:ins>
      <w:ins w:id="613" w:author="Jumppanen, Paavo (O&amp;A, Hobart)" w:date="2019-03-13T15:49:00Z">
        <w:r>
          <w:rPr>
            <w:noProof/>
            <w:lang w:eastAsia="en-AU"/>
          </w:rPr>
          <w:drawing>
            <wp:inline distT="0" distB="0" distL="0" distR="0" wp14:anchorId="63A750AF" wp14:editId="188834A3">
              <wp:extent cx="5144400" cy="1854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19.5.10over.rt.BPs_mean_C_MSY_.em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14" w:author="Jumppanen, Paavo (O&amp;A, Hobart)" w:date="2019-03-13T15:47:00Z">
        <w:r>
          <w:br/>
          <w:t>c)</w:t>
        </w:r>
      </w:ins>
      <w:ins w:id="615" w:author="Jumppanen, Paavo (O&amp;A, Hobart)" w:date="2019-03-13T15:50:00Z">
        <w:r>
          <w:rPr>
            <w:noProof/>
            <w:lang w:eastAsia="en-AU"/>
          </w:rPr>
          <w:drawing>
            <wp:inline distT="0" distB="0" distL="0" distR="0" wp14:anchorId="66C239E0" wp14:editId="3969DB50">
              <wp:extent cx="5144400" cy="1854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19.5.10under.rt.BPs_mean_C_MSY_.em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16" w:author="Jumppanen, Paavo (O&amp;A, Hobart)" w:date="2019-03-13T15:47:00Z">
        <w:r>
          <w:br/>
          <w:t>d)</w:t>
        </w:r>
      </w:ins>
      <w:ins w:id="617" w:author="Jumppanen, Paavo (O&amp;A, Hobart)" w:date="2019-03-13T15:50:00Z">
        <w:r>
          <w:rPr>
            <w:noProof/>
            <w:lang w:eastAsia="en-AU"/>
          </w:rPr>
          <w:drawing>
            <wp:inline distT="0" distB="0" distL="0" distR="0" wp14:anchorId="3382B387" wp14:editId="1A0B9083">
              <wp:extent cx="5144400" cy="1854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19.5.CPUEtrend.rt.BPs_mean_C_MSY_.em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7A401B4A" w14:textId="5BA357C9" w:rsidR="001A3D09" w:rsidRDefault="001A3D09" w:rsidP="001A3D09">
      <w:pPr>
        <w:pStyle w:val="Caption"/>
        <w:rPr>
          <w:ins w:id="618" w:author="Jumppanen, Paavo (O&amp;A, Hobart)" w:date="2019-03-13T15:47:00Z"/>
        </w:rPr>
      </w:pPr>
      <w:ins w:id="619" w:author="Jumppanen, Paavo (O&amp;A, Hobart)" w:date="2019-03-13T15:47:00Z">
        <w:r>
          <w:t xml:space="preserve">Figure </w:t>
        </w:r>
        <w:r>
          <w:rPr>
            <w:noProof/>
          </w:rPr>
          <w:fldChar w:fldCharType="begin"/>
        </w:r>
        <w:r>
          <w:rPr>
            <w:noProof/>
          </w:rPr>
          <w:instrText xml:space="preserve"> SEQ Figure \* ARABIC </w:instrText>
        </w:r>
        <w:r>
          <w:rPr>
            <w:noProof/>
          </w:rPr>
          <w:fldChar w:fldCharType="separate"/>
        </w:r>
      </w:ins>
      <w:ins w:id="620" w:author="Jumppanen, Paavo (O&amp;A, Hobart)" w:date="2019-03-13T16:22:00Z">
        <w:r w:rsidR="009D1A57">
          <w:rPr>
            <w:noProof/>
          </w:rPr>
          <w:t>43</w:t>
        </w:r>
      </w:ins>
      <w:ins w:id="621" w:author="Jumppanen, Paavo (O&amp;A, Hobart)" w:date="2019-03-13T15:47: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c) 10% unreported over-catch; d) 3% p.a. longline catchability trend. </w:t>
        </w:r>
      </w:ins>
      <w:ins w:id="622" w:author="Jumppanen, Paavo (O&amp;A, Hobart)" w:date="2019-03-13T15:48:00Z">
        <w:r>
          <w:t xml:space="preserve">Mean Catch/MSY </w:t>
        </w:r>
        <w:r w:rsidRPr="007F2A82">
          <w:t>estimates, partitioned by assumptions (all models are encompassed within an individual colour set)</w:t>
        </w:r>
        <w:r>
          <w:t>.</w:t>
        </w:r>
      </w:ins>
    </w:p>
    <w:p w14:paraId="6E54CE35" w14:textId="77777777" w:rsidR="001A3D09" w:rsidRDefault="001A3D09" w:rsidP="004B6349">
      <w:pPr>
        <w:rPr>
          <w:ins w:id="623" w:author="Jumppanen, Paavo (O&amp;A, Hobart)" w:date="2019-03-13T15:40:00Z"/>
        </w:rPr>
      </w:pPr>
    </w:p>
    <w:p w14:paraId="49260405" w14:textId="447B7C15" w:rsidR="00654786" w:rsidRDefault="00654786" w:rsidP="00654786">
      <w:pPr>
        <w:pStyle w:val="Caption"/>
        <w:rPr>
          <w:ins w:id="624" w:author="Jumppanen, Paavo (O&amp;A, Hobart)" w:date="2019-03-13T15:51:00Z"/>
        </w:rPr>
      </w:pPr>
      <w:proofErr w:type="gramStart"/>
      <w:ins w:id="625" w:author="Jumppanen, Paavo (O&amp;A, Hobart)" w:date="2019-03-13T15:51:00Z">
        <w:r>
          <w:lastRenderedPageBreak/>
          <w:t>a</w:t>
        </w:r>
        <w:proofErr w:type="gramEnd"/>
        <w:r>
          <w:t>)</w:t>
        </w:r>
      </w:ins>
      <w:ins w:id="626" w:author="Jumppanen, Paavo (O&amp;A, Hobart)" w:date="2019-03-13T15:54:00Z">
        <w:r w:rsidR="00F41155">
          <w:rPr>
            <w:noProof/>
            <w:lang w:eastAsia="en-AU"/>
          </w:rPr>
          <w:drawing>
            <wp:inline distT="0" distB="0" distL="0" distR="0" wp14:anchorId="13EED750" wp14:editId="57A183BF">
              <wp:extent cx="5144400" cy="1854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19.5.CPUE.rt.BPs_mean_C_t__C_t_1__.emf"/>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27" w:author="Jumppanen, Paavo (O&amp;A, Hobart)" w:date="2019-03-13T15:51:00Z">
        <w:r>
          <w:br/>
          <w:t>b)</w:t>
        </w:r>
      </w:ins>
      <w:ins w:id="628" w:author="Jumppanen, Paavo (O&amp;A, Hobart)" w:date="2019-03-13T15:54:00Z">
        <w:r w:rsidR="00F41155">
          <w:rPr>
            <w:noProof/>
            <w:lang w:eastAsia="en-AU"/>
          </w:rPr>
          <w:drawing>
            <wp:inline distT="0" distB="0" distL="0" distR="0" wp14:anchorId="2CEA821E" wp14:editId="330CD996">
              <wp:extent cx="5144400" cy="1854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19.5.10over.rt.BPs_mean_C_t__C_t_1__.emf"/>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29" w:author="Jumppanen, Paavo (O&amp;A, Hobart)" w:date="2019-03-13T15:51:00Z">
        <w:r>
          <w:br/>
          <w:t>c)</w:t>
        </w:r>
      </w:ins>
      <w:ins w:id="630" w:author="Jumppanen, Paavo (O&amp;A, Hobart)" w:date="2019-03-13T15:54:00Z">
        <w:r w:rsidR="00F41155">
          <w:rPr>
            <w:noProof/>
            <w:lang w:eastAsia="en-AU"/>
          </w:rPr>
          <w:drawing>
            <wp:inline distT="0" distB="0" distL="0" distR="0" wp14:anchorId="3B16DED5" wp14:editId="5354AD9C">
              <wp:extent cx="5144400" cy="1854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19.5.10under.rt.BPs_mean_C_t__C_t_1__.emf"/>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31" w:author="Jumppanen, Paavo (O&amp;A, Hobart)" w:date="2019-03-13T15:51:00Z">
        <w:r>
          <w:br/>
          <w:t>d)</w:t>
        </w:r>
      </w:ins>
      <w:ins w:id="632" w:author="Jumppanen, Paavo (O&amp;A, Hobart)" w:date="2019-03-13T15:55:00Z">
        <w:r w:rsidR="00F41155">
          <w:rPr>
            <w:noProof/>
            <w:lang w:eastAsia="en-AU"/>
          </w:rPr>
          <w:drawing>
            <wp:inline distT="0" distB="0" distL="0" distR="0" wp14:anchorId="5053FD4E" wp14:editId="0BCFF301">
              <wp:extent cx="5144400" cy="1854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19.5.CPUEtrend.rt.BPs_mean_C_t__C_t_1__.emf"/>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52750EC7" w14:textId="561A3038" w:rsidR="00654786" w:rsidRDefault="00654786" w:rsidP="00654786">
      <w:pPr>
        <w:pStyle w:val="Caption"/>
        <w:rPr>
          <w:ins w:id="633" w:author="Jumppanen, Paavo (O&amp;A, Hobart)" w:date="2019-03-13T15:51:00Z"/>
        </w:rPr>
      </w:pPr>
      <w:ins w:id="634" w:author="Jumppanen, Paavo (O&amp;A, Hobart)" w:date="2019-03-13T15:51:00Z">
        <w:r>
          <w:t xml:space="preserve">Figure </w:t>
        </w:r>
        <w:r>
          <w:rPr>
            <w:noProof/>
          </w:rPr>
          <w:fldChar w:fldCharType="begin"/>
        </w:r>
        <w:r>
          <w:rPr>
            <w:noProof/>
          </w:rPr>
          <w:instrText xml:space="preserve"> SEQ Figure \* ARABIC </w:instrText>
        </w:r>
        <w:r>
          <w:rPr>
            <w:noProof/>
          </w:rPr>
          <w:fldChar w:fldCharType="separate"/>
        </w:r>
      </w:ins>
      <w:ins w:id="635" w:author="Jumppanen, Paavo (O&amp;A, Hobart)" w:date="2019-03-13T16:22:00Z">
        <w:r w:rsidR="009D1A57">
          <w:rPr>
            <w:noProof/>
          </w:rPr>
          <w:t>44</w:t>
        </w:r>
      </w:ins>
      <w:ins w:id="636" w:author="Jumppanen, Paavo (O&amp;A, Hobart)" w:date="2019-03-13T15:51: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c) 10% unreported over-catch; d) 3% p.a. longline catchability trend. </w:t>
        </w:r>
      </w:ins>
      <w:proofErr w:type="gramStart"/>
      <w:ins w:id="637" w:author="Jumppanen, Paavo (O&amp;A, Hobart)" w:date="2019-03-13T15:53:00Z">
        <w:r w:rsidR="00F41155">
          <w:t>C(</w:t>
        </w:r>
        <w:proofErr w:type="gramEnd"/>
        <w:r w:rsidR="00F41155">
          <w:t xml:space="preserve">t)/C(t-1) </w:t>
        </w:r>
        <w:r w:rsidR="00F41155" w:rsidRPr="007F2A82">
          <w:t>estimates, partitioned by assumptions (all models are encompassed within an individual colour set)</w:t>
        </w:r>
        <w:r w:rsidR="00F41155">
          <w:t>.</w:t>
        </w:r>
      </w:ins>
    </w:p>
    <w:p w14:paraId="6FC4D5C3" w14:textId="77777777" w:rsidR="00654786" w:rsidRDefault="00654786" w:rsidP="00654786">
      <w:pPr>
        <w:rPr>
          <w:ins w:id="638" w:author="Jumppanen, Paavo (O&amp;A, Hobart)" w:date="2019-03-13T15:51:00Z"/>
        </w:rPr>
      </w:pPr>
    </w:p>
    <w:p w14:paraId="5F939523" w14:textId="2309B6F1" w:rsidR="00F41155" w:rsidRDefault="00F41155" w:rsidP="00F41155">
      <w:pPr>
        <w:pStyle w:val="Caption"/>
        <w:rPr>
          <w:ins w:id="639" w:author="Jumppanen, Paavo (O&amp;A, Hobart)" w:date="2019-03-13T15:55:00Z"/>
        </w:rPr>
      </w:pPr>
      <w:proofErr w:type="gramStart"/>
      <w:ins w:id="640" w:author="Jumppanen, Paavo (O&amp;A, Hobart)" w:date="2019-03-13T15:55:00Z">
        <w:r>
          <w:lastRenderedPageBreak/>
          <w:t>a</w:t>
        </w:r>
        <w:proofErr w:type="gramEnd"/>
        <w:r>
          <w:t>)</w:t>
        </w:r>
      </w:ins>
      <w:ins w:id="641" w:author="Jumppanen, Paavo (O&amp;A, Hobart)" w:date="2019-03-13T15:56:00Z">
        <w:r>
          <w:rPr>
            <w:noProof/>
            <w:lang w:eastAsia="en-AU"/>
          </w:rPr>
          <w:drawing>
            <wp:inline distT="0" distB="0" distL="0" distR="0" wp14:anchorId="01D6410C" wp14:editId="6CCFCB98">
              <wp:extent cx="5144400" cy="1854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19.5.CPUE.rt.BPs_Catch_Variablity.emf"/>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42" w:author="Jumppanen, Paavo (O&amp;A, Hobart)" w:date="2019-03-13T15:55:00Z">
        <w:r>
          <w:br/>
          <w:t>b)</w:t>
        </w:r>
      </w:ins>
      <w:ins w:id="643" w:author="Jumppanen, Paavo (O&amp;A, Hobart)" w:date="2019-03-13T15:56:00Z">
        <w:r>
          <w:rPr>
            <w:noProof/>
            <w:lang w:eastAsia="en-AU"/>
          </w:rPr>
          <w:drawing>
            <wp:inline distT="0" distB="0" distL="0" distR="0" wp14:anchorId="7676DFF8" wp14:editId="0365BC25">
              <wp:extent cx="5144400" cy="1854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19.5.10over.rt.BPs_Catch_Variablity.emf"/>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44" w:author="Jumppanen, Paavo (O&amp;A, Hobart)" w:date="2019-03-13T15:55:00Z">
        <w:r>
          <w:br/>
          <w:t>c)</w:t>
        </w:r>
      </w:ins>
      <w:ins w:id="645" w:author="Jumppanen, Paavo (O&amp;A, Hobart)" w:date="2019-03-13T15:57:00Z">
        <w:r>
          <w:rPr>
            <w:noProof/>
            <w:lang w:eastAsia="en-AU"/>
          </w:rPr>
          <w:drawing>
            <wp:inline distT="0" distB="0" distL="0" distR="0" wp14:anchorId="0836576E" wp14:editId="1A8F9298">
              <wp:extent cx="5144400" cy="1854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19.5.10under.rt.BPs_Catch_Variablity.emf"/>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46" w:author="Jumppanen, Paavo (O&amp;A, Hobart)" w:date="2019-03-13T15:55:00Z">
        <w:r>
          <w:br/>
          <w:t>d)</w:t>
        </w:r>
      </w:ins>
      <w:ins w:id="647" w:author="Jumppanen, Paavo (O&amp;A, Hobart)" w:date="2019-03-13T15:58:00Z">
        <w:r>
          <w:rPr>
            <w:noProof/>
            <w:lang w:eastAsia="en-AU"/>
          </w:rPr>
          <w:drawing>
            <wp:inline distT="0" distB="0" distL="0" distR="0" wp14:anchorId="46BC13AB" wp14:editId="270DD61A">
              <wp:extent cx="5144400" cy="1854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19.5.CPUEtrend.rt.BPs_Catch_Variablity.emf"/>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3BCD4EAF" w14:textId="30ACAAC2" w:rsidR="00F41155" w:rsidRDefault="00F41155" w:rsidP="00F41155">
      <w:pPr>
        <w:pStyle w:val="Caption"/>
        <w:rPr>
          <w:ins w:id="648" w:author="Jumppanen, Paavo (O&amp;A, Hobart)" w:date="2019-03-13T15:55:00Z"/>
        </w:rPr>
      </w:pPr>
      <w:ins w:id="649" w:author="Jumppanen, Paavo (O&amp;A, Hobart)" w:date="2019-03-13T15:55:00Z">
        <w:r>
          <w:t xml:space="preserve">Figure </w:t>
        </w:r>
        <w:r>
          <w:rPr>
            <w:noProof/>
          </w:rPr>
          <w:fldChar w:fldCharType="begin"/>
        </w:r>
        <w:r>
          <w:rPr>
            <w:noProof/>
          </w:rPr>
          <w:instrText xml:space="preserve"> SEQ Figure \* ARABIC </w:instrText>
        </w:r>
        <w:r>
          <w:rPr>
            <w:noProof/>
          </w:rPr>
          <w:fldChar w:fldCharType="separate"/>
        </w:r>
      </w:ins>
      <w:ins w:id="650" w:author="Jumppanen, Paavo (O&amp;A, Hobart)" w:date="2019-03-13T16:22:00Z">
        <w:r w:rsidR="009D1A57">
          <w:rPr>
            <w:noProof/>
          </w:rPr>
          <w:t>45</w:t>
        </w:r>
      </w:ins>
      <w:ins w:id="651" w:author="Jumppanen, Paavo (O&amp;A, Hobart)" w:date="2019-03-13T15:55: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c) 10% unreported over-catch; d) 3% p.a. longline catchability trend. </w:t>
        </w:r>
      </w:ins>
      <w:ins w:id="652" w:author="Jumppanen, Paavo (O&amp;A, Hobart)" w:date="2019-03-13T15:56:00Z">
        <w:r>
          <w:t xml:space="preserve">Catch Variability </w:t>
        </w:r>
        <w:r w:rsidRPr="007F2A82">
          <w:t>estimates, partitioned by assumptions (all models are encompassed within an individual colour set)</w:t>
        </w:r>
        <w:r>
          <w:t>.</w:t>
        </w:r>
      </w:ins>
    </w:p>
    <w:p w14:paraId="4E5069CA" w14:textId="77777777" w:rsidR="00F41155" w:rsidRDefault="00F41155" w:rsidP="00F41155">
      <w:pPr>
        <w:rPr>
          <w:ins w:id="653" w:author="Jumppanen, Paavo (O&amp;A, Hobart)" w:date="2019-03-13T15:55:00Z"/>
        </w:rPr>
      </w:pPr>
    </w:p>
    <w:p w14:paraId="6D4D9598" w14:textId="41B56BDB" w:rsidR="00B77EE3" w:rsidRDefault="00B77EE3" w:rsidP="00B77EE3">
      <w:pPr>
        <w:pStyle w:val="Caption"/>
        <w:rPr>
          <w:ins w:id="654" w:author="Jumppanen, Paavo (O&amp;A, Hobart)" w:date="2019-03-13T15:58:00Z"/>
        </w:rPr>
      </w:pPr>
      <w:proofErr w:type="gramStart"/>
      <w:ins w:id="655" w:author="Jumppanen, Paavo (O&amp;A, Hobart)" w:date="2019-03-13T15:58:00Z">
        <w:r>
          <w:lastRenderedPageBreak/>
          <w:t>a</w:t>
        </w:r>
        <w:proofErr w:type="gramEnd"/>
        <w:r>
          <w:t>)</w:t>
        </w:r>
      </w:ins>
      <w:ins w:id="656" w:author="Jumppanen, Paavo (O&amp;A, Hobart)" w:date="2019-03-13T15:59:00Z">
        <w:r>
          <w:rPr>
            <w:noProof/>
            <w:lang w:eastAsia="en-AU"/>
          </w:rPr>
          <w:drawing>
            <wp:inline distT="0" distB="0" distL="0" distR="0" wp14:anchorId="4F9BD4FF" wp14:editId="24248F38">
              <wp:extent cx="5144400" cy="18540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19.5.CPUE.rt.BPs_mean_F_F_MSY_.emf"/>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57" w:author="Jumppanen, Paavo (O&amp;A, Hobart)" w:date="2019-03-13T15:58:00Z">
        <w:r>
          <w:br/>
          <w:t>b)</w:t>
        </w:r>
      </w:ins>
      <w:ins w:id="658" w:author="Jumppanen, Paavo (O&amp;A, Hobart)" w:date="2019-03-13T15:59:00Z">
        <w:r>
          <w:rPr>
            <w:noProof/>
            <w:lang w:eastAsia="en-AU"/>
          </w:rPr>
          <w:drawing>
            <wp:inline distT="0" distB="0" distL="0" distR="0" wp14:anchorId="6A948030" wp14:editId="0D33A4CD">
              <wp:extent cx="5144400" cy="1854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19.5.10over.rt.BPs_mean_F_F_MSY_.emf"/>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59" w:author="Jumppanen, Paavo (O&amp;A, Hobart)" w:date="2019-03-13T15:58:00Z">
        <w:r>
          <w:br/>
          <w:t>c)</w:t>
        </w:r>
      </w:ins>
      <w:ins w:id="660" w:author="Jumppanen, Paavo (O&amp;A, Hobart)" w:date="2019-03-13T16:00:00Z">
        <w:r>
          <w:rPr>
            <w:noProof/>
            <w:lang w:eastAsia="en-AU"/>
          </w:rPr>
          <w:drawing>
            <wp:inline distT="0" distB="0" distL="0" distR="0" wp14:anchorId="0B5EFFF5" wp14:editId="44A2C46C">
              <wp:extent cx="5144400" cy="1854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19.5.10under.rt.BPs_mean_F_F_MSY_.emf"/>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61" w:author="Jumppanen, Paavo (O&amp;A, Hobart)" w:date="2019-03-13T15:58:00Z">
        <w:r>
          <w:br/>
          <w:t>d)</w:t>
        </w:r>
      </w:ins>
      <w:ins w:id="662" w:author="Jumppanen, Paavo (O&amp;A, Hobart)" w:date="2019-03-13T16:00:00Z">
        <w:r>
          <w:rPr>
            <w:noProof/>
            <w:lang w:eastAsia="en-AU"/>
          </w:rPr>
          <w:drawing>
            <wp:inline distT="0" distB="0" distL="0" distR="0" wp14:anchorId="67F78C45" wp14:editId="4F905E32">
              <wp:extent cx="5144400" cy="1854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19.5.CPUEtrend.rt.BPs_mean_F_F_MSY_.emf"/>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5470D71D" w14:textId="44C24D59" w:rsidR="00B77EE3" w:rsidRDefault="00B77EE3" w:rsidP="00B77EE3">
      <w:pPr>
        <w:pStyle w:val="Caption"/>
        <w:rPr>
          <w:ins w:id="663" w:author="Jumppanen, Paavo (O&amp;A, Hobart)" w:date="2019-03-13T15:58:00Z"/>
        </w:rPr>
      </w:pPr>
      <w:ins w:id="664" w:author="Jumppanen, Paavo (O&amp;A, Hobart)" w:date="2019-03-13T15:58:00Z">
        <w:r>
          <w:t xml:space="preserve">Figure </w:t>
        </w:r>
        <w:r>
          <w:rPr>
            <w:noProof/>
          </w:rPr>
          <w:fldChar w:fldCharType="begin"/>
        </w:r>
        <w:r>
          <w:rPr>
            <w:noProof/>
          </w:rPr>
          <w:instrText xml:space="preserve"> SEQ Figure \* ARABIC </w:instrText>
        </w:r>
        <w:r>
          <w:rPr>
            <w:noProof/>
          </w:rPr>
          <w:fldChar w:fldCharType="separate"/>
        </w:r>
      </w:ins>
      <w:ins w:id="665" w:author="Jumppanen, Paavo (O&amp;A, Hobart)" w:date="2019-03-13T16:22:00Z">
        <w:r w:rsidR="009D1A57">
          <w:rPr>
            <w:noProof/>
          </w:rPr>
          <w:t>46</w:t>
        </w:r>
      </w:ins>
      <w:ins w:id="666" w:author="Jumppanen, Paavo (O&amp;A, Hobart)" w:date="2019-03-13T15:58: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c) 10% unreported over-catch; d) 3% p.a. longline catchability trend. </w:t>
        </w:r>
      </w:ins>
      <w:ins w:id="667" w:author="Jumppanen, Paavo (O&amp;A, Hobart)" w:date="2019-03-13T15:59:00Z">
        <w:r>
          <w:t xml:space="preserve">F/FMSY </w:t>
        </w:r>
        <w:r w:rsidRPr="007F2A82">
          <w:t>estimates, partitioned by assumptions (all models are encompassed within an individual colour set)</w:t>
        </w:r>
        <w:r>
          <w:t>.</w:t>
        </w:r>
      </w:ins>
    </w:p>
    <w:p w14:paraId="07F946C9" w14:textId="77777777" w:rsidR="00B77EE3" w:rsidRDefault="00B77EE3" w:rsidP="00B77EE3">
      <w:pPr>
        <w:rPr>
          <w:ins w:id="668" w:author="Jumppanen, Paavo (O&amp;A, Hobart)" w:date="2019-03-13T15:58:00Z"/>
        </w:rPr>
      </w:pPr>
    </w:p>
    <w:p w14:paraId="1A8665A1" w14:textId="074A005E" w:rsidR="00B77EE3" w:rsidRDefault="00B77EE3" w:rsidP="00B77EE3">
      <w:pPr>
        <w:pStyle w:val="Caption"/>
        <w:rPr>
          <w:ins w:id="669" w:author="Jumppanen, Paavo (O&amp;A, Hobart)" w:date="2019-03-13T16:01:00Z"/>
        </w:rPr>
      </w:pPr>
      <w:proofErr w:type="gramStart"/>
      <w:ins w:id="670" w:author="Jumppanen, Paavo (O&amp;A, Hobart)" w:date="2019-03-13T16:01:00Z">
        <w:r>
          <w:lastRenderedPageBreak/>
          <w:t>a</w:t>
        </w:r>
        <w:proofErr w:type="gramEnd"/>
        <w:r>
          <w:t>)</w:t>
        </w:r>
        <w:r w:rsidR="00660DF2">
          <w:rPr>
            <w:noProof/>
            <w:lang w:eastAsia="en-AU"/>
          </w:rPr>
          <w:drawing>
            <wp:inline distT="0" distB="0" distL="0" distR="0" wp14:anchorId="1C0AE576" wp14:editId="0091D101">
              <wp:extent cx="5144400" cy="1854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19.5.CPUE.rt.BPs_Pr_C_0.1MSY_.emf"/>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r>
          <w:br/>
          <w:t>b)</w:t>
        </w:r>
      </w:ins>
      <w:ins w:id="671" w:author="Jumppanen, Paavo (O&amp;A, Hobart)" w:date="2019-03-13T16:02:00Z">
        <w:r w:rsidR="00660DF2">
          <w:rPr>
            <w:noProof/>
            <w:lang w:eastAsia="en-AU"/>
          </w:rPr>
          <w:drawing>
            <wp:inline distT="0" distB="0" distL="0" distR="0" wp14:anchorId="12D2FDDE" wp14:editId="74BB4D05">
              <wp:extent cx="5144400" cy="18540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19.5.10over.rt.BPs_Pr_C_0.1MSY_.emf"/>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72" w:author="Jumppanen, Paavo (O&amp;A, Hobart)" w:date="2019-03-13T16:01:00Z">
        <w:r>
          <w:br/>
          <w:t>c)</w:t>
        </w:r>
      </w:ins>
      <w:ins w:id="673" w:author="Jumppanen, Paavo (O&amp;A, Hobart)" w:date="2019-03-13T16:02:00Z">
        <w:r w:rsidR="00660DF2">
          <w:rPr>
            <w:noProof/>
            <w:lang w:eastAsia="en-AU"/>
          </w:rPr>
          <w:drawing>
            <wp:inline distT="0" distB="0" distL="0" distR="0" wp14:anchorId="08F0D651" wp14:editId="008B19AA">
              <wp:extent cx="5144400" cy="1854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19.5.10under.rt.BPs_Pr_C_0.1MSY_.emf"/>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74" w:author="Jumppanen, Paavo (O&amp;A, Hobart)" w:date="2019-03-13T16:01:00Z">
        <w:r>
          <w:br/>
          <w:t>d)</w:t>
        </w:r>
      </w:ins>
      <w:ins w:id="675" w:author="Jumppanen, Paavo (O&amp;A, Hobart)" w:date="2019-03-13T16:03:00Z">
        <w:r w:rsidR="00660DF2">
          <w:rPr>
            <w:noProof/>
            <w:lang w:eastAsia="en-AU"/>
          </w:rPr>
          <w:drawing>
            <wp:inline distT="0" distB="0" distL="0" distR="0" wp14:anchorId="3CFCC14F" wp14:editId="4416E85D">
              <wp:extent cx="5144400" cy="1854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19.5.CPUEtrend.rt.BPs_Pr_C_0.1MSY_.emf"/>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30F586B0" w14:textId="1DFD9925" w:rsidR="00B77EE3" w:rsidRDefault="00B77EE3" w:rsidP="00B77EE3">
      <w:pPr>
        <w:pStyle w:val="Caption"/>
        <w:rPr>
          <w:ins w:id="676" w:author="Jumppanen, Paavo (O&amp;A, Hobart)" w:date="2019-03-13T16:01:00Z"/>
        </w:rPr>
      </w:pPr>
      <w:ins w:id="677" w:author="Jumppanen, Paavo (O&amp;A, Hobart)" w:date="2019-03-13T16:01:00Z">
        <w:r>
          <w:t xml:space="preserve">Figure </w:t>
        </w:r>
        <w:r>
          <w:rPr>
            <w:noProof/>
          </w:rPr>
          <w:fldChar w:fldCharType="begin"/>
        </w:r>
        <w:r>
          <w:rPr>
            <w:noProof/>
          </w:rPr>
          <w:instrText xml:space="preserve"> SEQ Figure \* ARABIC </w:instrText>
        </w:r>
        <w:r>
          <w:rPr>
            <w:noProof/>
          </w:rPr>
          <w:fldChar w:fldCharType="separate"/>
        </w:r>
      </w:ins>
      <w:ins w:id="678" w:author="Jumppanen, Paavo (O&amp;A, Hobart)" w:date="2019-03-13T16:22:00Z">
        <w:r w:rsidR="009D1A57">
          <w:rPr>
            <w:noProof/>
          </w:rPr>
          <w:t>47</w:t>
        </w:r>
      </w:ins>
      <w:ins w:id="679" w:author="Jumppanen, Paavo (O&amp;A, Hobart)" w:date="2019-03-13T16:01: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c) 10% unreported over-catch; d) 3% p.a. longline catchability trend. </w:t>
        </w:r>
        <w:r w:rsidR="00660DF2">
          <w:t xml:space="preserve">Probability Catch &lt; 0.1MSY </w:t>
        </w:r>
        <w:r w:rsidR="00660DF2" w:rsidRPr="007F2A82">
          <w:t>estimates, partitioned by assumptions (all models are encompassed within an individual colour set)</w:t>
        </w:r>
        <w:r w:rsidR="00660DF2">
          <w:t>.</w:t>
        </w:r>
      </w:ins>
    </w:p>
    <w:p w14:paraId="563CE66D" w14:textId="77777777" w:rsidR="00B77EE3" w:rsidRDefault="00B77EE3" w:rsidP="00B77EE3">
      <w:pPr>
        <w:rPr>
          <w:ins w:id="680" w:author="Jumppanen, Paavo (O&amp;A, Hobart)" w:date="2019-03-13T16:01:00Z"/>
        </w:rPr>
      </w:pPr>
    </w:p>
    <w:p w14:paraId="0A8ED449" w14:textId="11087C8E" w:rsidR="00187B7B" w:rsidRDefault="00187B7B" w:rsidP="00187B7B">
      <w:pPr>
        <w:pStyle w:val="Caption"/>
        <w:rPr>
          <w:ins w:id="681" w:author="Jumppanen, Paavo (O&amp;A, Hobart)" w:date="2019-03-13T16:03:00Z"/>
        </w:rPr>
      </w:pPr>
      <w:proofErr w:type="gramStart"/>
      <w:ins w:id="682" w:author="Jumppanen, Paavo (O&amp;A, Hobart)" w:date="2019-03-13T16:03:00Z">
        <w:r>
          <w:lastRenderedPageBreak/>
          <w:t>a</w:t>
        </w:r>
        <w:proofErr w:type="gramEnd"/>
        <w:r>
          <w:t>)</w:t>
        </w:r>
      </w:ins>
      <w:ins w:id="683" w:author="Jumppanen, Paavo (O&amp;A, Hobart)" w:date="2019-03-13T16:05:00Z">
        <w:r>
          <w:rPr>
            <w:noProof/>
            <w:lang w:eastAsia="en-AU"/>
          </w:rPr>
          <w:drawing>
            <wp:inline distT="0" distB="0" distL="0" distR="0" wp14:anchorId="0F4B2A8F" wp14:editId="1B5D344A">
              <wp:extent cx="5144400" cy="18540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19.5.CPUE.rt.BPs_Pr_SB_SBlim_.em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84" w:author="Jumppanen, Paavo (O&amp;A, Hobart)" w:date="2019-03-13T16:03:00Z">
        <w:r>
          <w:br/>
          <w:t>b)</w:t>
        </w:r>
      </w:ins>
      <w:ins w:id="685" w:author="Jumppanen, Paavo (O&amp;A, Hobart)" w:date="2019-03-13T16:05:00Z">
        <w:r>
          <w:rPr>
            <w:noProof/>
            <w:lang w:eastAsia="en-AU"/>
          </w:rPr>
          <w:drawing>
            <wp:inline distT="0" distB="0" distL="0" distR="0" wp14:anchorId="0176E4A8" wp14:editId="5996728E">
              <wp:extent cx="5144400" cy="18540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19.5.10over.rt.BPs_Pr_SB_SBlim_.emf"/>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86" w:author="Jumppanen, Paavo (O&amp;A, Hobart)" w:date="2019-03-13T16:03:00Z">
        <w:r>
          <w:br/>
          <w:t>c)</w:t>
        </w:r>
      </w:ins>
      <w:ins w:id="687" w:author="Jumppanen, Paavo (O&amp;A, Hobart)" w:date="2019-03-13T16:06:00Z">
        <w:r>
          <w:rPr>
            <w:noProof/>
            <w:lang w:eastAsia="en-AU"/>
          </w:rPr>
          <w:drawing>
            <wp:inline distT="0" distB="0" distL="0" distR="0" wp14:anchorId="4AA97FA4" wp14:editId="52D78CA4">
              <wp:extent cx="5144400" cy="1854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19.5.10under.rt.BPs_Pr_SB_SBlim_.emf"/>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88" w:author="Jumppanen, Paavo (O&amp;A, Hobart)" w:date="2019-03-13T16:03:00Z">
        <w:r>
          <w:br/>
          <w:t>d)</w:t>
        </w:r>
      </w:ins>
      <w:ins w:id="689" w:author="Jumppanen, Paavo (O&amp;A, Hobart)" w:date="2019-03-13T16:06:00Z">
        <w:r>
          <w:rPr>
            <w:noProof/>
            <w:lang w:eastAsia="en-AU"/>
          </w:rPr>
          <w:drawing>
            <wp:inline distT="0" distB="0" distL="0" distR="0" wp14:anchorId="0D9F1959" wp14:editId="764DC8CB">
              <wp:extent cx="5144400" cy="1854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19.5.CPUEtrend.rt.BPs_Pr_SB_SBlim_.emf"/>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2472B2B6" w14:textId="02D1EBC7" w:rsidR="00187B7B" w:rsidRDefault="00187B7B" w:rsidP="00187B7B">
      <w:pPr>
        <w:pStyle w:val="Caption"/>
        <w:rPr>
          <w:ins w:id="690" w:author="Jumppanen, Paavo (O&amp;A, Hobart)" w:date="2019-03-13T16:03:00Z"/>
        </w:rPr>
      </w:pPr>
      <w:ins w:id="691" w:author="Jumppanen, Paavo (O&amp;A, Hobart)" w:date="2019-03-13T16:03:00Z">
        <w:r>
          <w:t xml:space="preserve">Figure </w:t>
        </w:r>
        <w:r>
          <w:rPr>
            <w:noProof/>
          </w:rPr>
          <w:fldChar w:fldCharType="begin"/>
        </w:r>
        <w:r>
          <w:rPr>
            <w:noProof/>
          </w:rPr>
          <w:instrText xml:space="preserve"> SEQ Figure \* ARABIC </w:instrText>
        </w:r>
        <w:r>
          <w:rPr>
            <w:noProof/>
          </w:rPr>
          <w:fldChar w:fldCharType="separate"/>
        </w:r>
      </w:ins>
      <w:ins w:id="692" w:author="Jumppanen, Paavo (O&amp;A, Hobart)" w:date="2019-03-13T16:22:00Z">
        <w:r w:rsidR="009D1A57">
          <w:rPr>
            <w:noProof/>
          </w:rPr>
          <w:t>48</w:t>
        </w:r>
      </w:ins>
      <w:ins w:id="693" w:author="Jumppanen, Paavo (O&amp;A, Hobart)" w:date="2019-03-13T16:03: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c) 10% unreported over-catch; d) 3% p.a. longline catchability trend. Probability SB &gt; </w:t>
        </w:r>
        <w:proofErr w:type="spellStart"/>
        <w:r>
          <w:t>SBlim</w:t>
        </w:r>
        <w:proofErr w:type="spellEnd"/>
        <w:r>
          <w:t xml:space="preserve"> </w:t>
        </w:r>
        <w:r w:rsidRPr="007F2A82">
          <w:t>estimates, partitioned by assumptions (all models are encompassed within an individual colour set)</w:t>
        </w:r>
        <w:r>
          <w:t>.</w:t>
        </w:r>
      </w:ins>
    </w:p>
    <w:p w14:paraId="5F3EC0D0" w14:textId="77777777" w:rsidR="00187B7B" w:rsidRDefault="00187B7B" w:rsidP="00187B7B">
      <w:pPr>
        <w:rPr>
          <w:ins w:id="694" w:author="Jumppanen, Paavo (O&amp;A, Hobart)" w:date="2019-03-13T16:03:00Z"/>
        </w:rPr>
      </w:pPr>
    </w:p>
    <w:p w14:paraId="30556738" w14:textId="53026CC6" w:rsidR="001F26AB" w:rsidRDefault="001F26AB" w:rsidP="001F26AB">
      <w:pPr>
        <w:pStyle w:val="Caption"/>
        <w:rPr>
          <w:ins w:id="695" w:author="Jumppanen, Paavo (O&amp;A, Hobart)" w:date="2019-03-13T16:07:00Z"/>
        </w:rPr>
      </w:pPr>
      <w:proofErr w:type="gramStart"/>
      <w:ins w:id="696" w:author="Jumppanen, Paavo (O&amp;A, Hobart)" w:date="2019-03-13T16:07:00Z">
        <w:r>
          <w:lastRenderedPageBreak/>
          <w:t>a</w:t>
        </w:r>
        <w:proofErr w:type="gramEnd"/>
        <w:r>
          <w:t>)</w:t>
        </w:r>
        <w:r>
          <w:rPr>
            <w:noProof/>
            <w:lang w:eastAsia="en-AU"/>
          </w:rPr>
          <w:drawing>
            <wp:inline distT="0" distB="0" distL="0" distR="0" wp14:anchorId="58E112E8" wp14:editId="2725AA83">
              <wp:extent cx="5144400" cy="18540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19.5.CPUE.rt.BPs_Pr_Green_.emf"/>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r>
          <w:br/>
          <w:t>b)</w:t>
        </w:r>
      </w:ins>
      <w:ins w:id="697" w:author="Jumppanen, Paavo (O&amp;A, Hobart)" w:date="2019-03-13T16:08:00Z">
        <w:r>
          <w:rPr>
            <w:noProof/>
            <w:lang w:eastAsia="en-AU"/>
          </w:rPr>
          <w:drawing>
            <wp:inline distT="0" distB="0" distL="0" distR="0" wp14:anchorId="3C79C2A8" wp14:editId="6A9A91DF">
              <wp:extent cx="5144400" cy="18540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19.5.10over.rt.BPs_Pr_Green_.emf"/>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698" w:author="Jumppanen, Paavo (O&amp;A, Hobart)" w:date="2019-03-13T16:07:00Z">
        <w:r>
          <w:br/>
          <w:t>c)</w:t>
        </w:r>
      </w:ins>
      <w:ins w:id="699" w:author="Jumppanen, Paavo (O&amp;A, Hobart)" w:date="2019-03-13T16:08:00Z">
        <w:r>
          <w:rPr>
            <w:noProof/>
            <w:lang w:eastAsia="en-AU"/>
          </w:rPr>
          <w:drawing>
            <wp:inline distT="0" distB="0" distL="0" distR="0" wp14:anchorId="67B2ED69" wp14:editId="35C762E9">
              <wp:extent cx="5144400" cy="1854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19.5.10under.rt.BPs_Pr_Green_.emf"/>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700" w:author="Jumppanen, Paavo (O&amp;A, Hobart)" w:date="2019-03-13T16:07:00Z">
        <w:r>
          <w:br/>
          <w:t>d)</w:t>
        </w:r>
      </w:ins>
      <w:ins w:id="701" w:author="Jumppanen, Paavo (O&amp;A, Hobart)" w:date="2019-03-13T16:10:00Z">
        <w:r>
          <w:rPr>
            <w:noProof/>
            <w:lang w:eastAsia="en-AU"/>
          </w:rPr>
          <w:drawing>
            <wp:inline distT="0" distB="0" distL="0" distR="0" wp14:anchorId="1F13D9C0" wp14:editId="4E98F99C">
              <wp:extent cx="5144400" cy="18540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19.5.CPUEtrend.rt.BPs_Pr_Green_.emf"/>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5765A9EE" w14:textId="69F68022" w:rsidR="001F26AB" w:rsidRDefault="001F26AB" w:rsidP="001F26AB">
      <w:pPr>
        <w:pStyle w:val="Caption"/>
        <w:rPr>
          <w:ins w:id="702" w:author="Jumppanen, Paavo (O&amp;A, Hobart)" w:date="2019-03-13T16:07:00Z"/>
        </w:rPr>
      </w:pPr>
      <w:ins w:id="703" w:author="Jumppanen, Paavo (O&amp;A, Hobart)" w:date="2019-03-13T16:07:00Z">
        <w:r>
          <w:t xml:space="preserve">Figure </w:t>
        </w:r>
        <w:r>
          <w:rPr>
            <w:noProof/>
          </w:rPr>
          <w:fldChar w:fldCharType="begin"/>
        </w:r>
        <w:r>
          <w:rPr>
            <w:noProof/>
          </w:rPr>
          <w:instrText xml:space="preserve"> SEQ Figure \* ARABIC </w:instrText>
        </w:r>
        <w:r>
          <w:rPr>
            <w:noProof/>
          </w:rPr>
          <w:fldChar w:fldCharType="separate"/>
        </w:r>
      </w:ins>
      <w:ins w:id="704" w:author="Jumppanen, Paavo (O&amp;A, Hobart)" w:date="2019-03-13T16:22:00Z">
        <w:r w:rsidR="009D1A57">
          <w:rPr>
            <w:noProof/>
          </w:rPr>
          <w:t>49</w:t>
        </w:r>
      </w:ins>
      <w:ins w:id="705" w:author="Jumppanen, Paavo (O&amp;A, Hobart)" w:date="2019-03-13T16:07: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c) 10% unreported over-catch; d) 3% p.a. longline catchability trend. Probability in Green Kobe </w:t>
        </w:r>
        <w:r w:rsidRPr="007F2A82">
          <w:t>estimates, partitioned by assumptions (all models are encompassed within an individual colour set)</w:t>
        </w:r>
        <w:r>
          <w:t>.</w:t>
        </w:r>
      </w:ins>
    </w:p>
    <w:p w14:paraId="72350073" w14:textId="77777777" w:rsidR="001F26AB" w:rsidRDefault="001F26AB" w:rsidP="001F26AB">
      <w:pPr>
        <w:rPr>
          <w:ins w:id="706" w:author="Jumppanen, Paavo (O&amp;A, Hobart)" w:date="2019-03-13T16:07:00Z"/>
        </w:rPr>
      </w:pPr>
    </w:p>
    <w:p w14:paraId="2E132EE2" w14:textId="55B6749C" w:rsidR="001F26AB" w:rsidRDefault="001F26AB" w:rsidP="001F26AB">
      <w:pPr>
        <w:pStyle w:val="Caption"/>
        <w:rPr>
          <w:ins w:id="707" w:author="Jumppanen, Paavo (O&amp;A, Hobart)" w:date="2019-03-13T16:11:00Z"/>
        </w:rPr>
      </w:pPr>
      <w:proofErr w:type="gramStart"/>
      <w:ins w:id="708" w:author="Jumppanen, Paavo (O&amp;A, Hobart)" w:date="2019-03-13T16:11:00Z">
        <w:r>
          <w:lastRenderedPageBreak/>
          <w:t>a</w:t>
        </w:r>
        <w:proofErr w:type="gramEnd"/>
        <w:r>
          <w:t>)</w:t>
        </w:r>
        <w:r>
          <w:rPr>
            <w:noProof/>
            <w:lang w:eastAsia="en-AU"/>
          </w:rPr>
          <w:drawing>
            <wp:inline distT="0" distB="0" distL="0" distR="0" wp14:anchorId="5C6D7BF1" wp14:editId="6490B029">
              <wp:extent cx="5144400" cy="18540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19.5.CPUE.rt.BPs_Pr_Red_.emf"/>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r>
          <w:br/>
          <w:t>b)</w:t>
        </w:r>
      </w:ins>
      <w:ins w:id="709" w:author="Jumppanen, Paavo (O&amp;A, Hobart)" w:date="2019-03-13T16:12:00Z">
        <w:r>
          <w:rPr>
            <w:noProof/>
            <w:lang w:eastAsia="en-AU"/>
          </w:rPr>
          <w:drawing>
            <wp:inline distT="0" distB="0" distL="0" distR="0" wp14:anchorId="3BAAA352" wp14:editId="2556794D">
              <wp:extent cx="5144400" cy="18540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19.5.10over.rt.BPs_Pr_Red_.emf"/>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710" w:author="Jumppanen, Paavo (O&amp;A, Hobart)" w:date="2019-03-13T16:11:00Z">
        <w:r>
          <w:br/>
          <w:t>c)</w:t>
        </w:r>
      </w:ins>
      <w:ins w:id="711" w:author="Jumppanen, Paavo (O&amp;A, Hobart)" w:date="2019-03-13T16:12:00Z">
        <w:r>
          <w:rPr>
            <w:noProof/>
            <w:lang w:eastAsia="en-AU"/>
          </w:rPr>
          <w:drawing>
            <wp:inline distT="0" distB="0" distL="0" distR="0" wp14:anchorId="039BE7A1" wp14:editId="53390B9F">
              <wp:extent cx="5148000" cy="18540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19.5.10under.rt.BPs_Pr_Red_.emf"/>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148000" cy="1854000"/>
                      </a:xfrm>
                      <a:prstGeom prst="rect">
                        <a:avLst/>
                      </a:prstGeom>
                    </pic:spPr>
                  </pic:pic>
                </a:graphicData>
              </a:graphic>
            </wp:inline>
          </w:drawing>
        </w:r>
      </w:ins>
      <w:ins w:id="712" w:author="Jumppanen, Paavo (O&amp;A, Hobart)" w:date="2019-03-13T16:11:00Z">
        <w:r>
          <w:br/>
          <w:t>d)</w:t>
        </w:r>
      </w:ins>
      <w:ins w:id="713" w:author="Jumppanen, Paavo (O&amp;A, Hobart)" w:date="2019-03-13T16:12:00Z">
        <w:r>
          <w:rPr>
            <w:noProof/>
            <w:lang w:eastAsia="en-AU"/>
          </w:rPr>
          <w:drawing>
            <wp:inline distT="0" distB="0" distL="0" distR="0" wp14:anchorId="53A45598" wp14:editId="50A80FBC">
              <wp:extent cx="5144400" cy="18540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19.5.CPUEtrend.rt.BPs_Pr_Red_.emf"/>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30FA59A3" w14:textId="66459FD9" w:rsidR="001F26AB" w:rsidRDefault="001F26AB" w:rsidP="001F26AB">
      <w:pPr>
        <w:pStyle w:val="Caption"/>
        <w:rPr>
          <w:ins w:id="714" w:author="Jumppanen, Paavo (O&amp;A, Hobart)" w:date="2019-03-13T16:11:00Z"/>
        </w:rPr>
      </w:pPr>
      <w:ins w:id="715" w:author="Jumppanen, Paavo (O&amp;A, Hobart)" w:date="2019-03-13T16:11:00Z">
        <w:r>
          <w:t xml:space="preserve">Figure </w:t>
        </w:r>
        <w:r>
          <w:rPr>
            <w:noProof/>
          </w:rPr>
          <w:fldChar w:fldCharType="begin"/>
        </w:r>
        <w:r>
          <w:rPr>
            <w:noProof/>
          </w:rPr>
          <w:instrText xml:space="preserve"> SEQ Figure \* ARABIC </w:instrText>
        </w:r>
        <w:r>
          <w:rPr>
            <w:noProof/>
          </w:rPr>
          <w:fldChar w:fldCharType="separate"/>
        </w:r>
      </w:ins>
      <w:ins w:id="716" w:author="Jumppanen, Paavo (O&amp;A, Hobart)" w:date="2019-03-13T16:22:00Z">
        <w:r w:rsidR="009D1A57">
          <w:rPr>
            <w:noProof/>
          </w:rPr>
          <w:t>50</w:t>
        </w:r>
      </w:ins>
      <w:ins w:id="717" w:author="Jumppanen, Paavo (O&amp;A, Hobart)" w:date="2019-03-13T16:11: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c) 10% unreported over-catch; d) 3% p.a. longline catchability trend. Probability in Red Kobe </w:t>
        </w:r>
        <w:r w:rsidRPr="007F2A82">
          <w:t>estimates, partitioned by assumptions (all models are encompassed within an individual colour set)</w:t>
        </w:r>
        <w:r>
          <w:t>.</w:t>
        </w:r>
      </w:ins>
    </w:p>
    <w:p w14:paraId="0F4D8B46" w14:textId="77777777" w:rsidR="001F26AB" w:rsidRDefault="001F26AB" w:rsidP="001F26AB">
      <w:pPr>
        <w:rPr>
          <w:ins w:id="718" w:author="Jumppanen, Paavo (O&amp;A, Hobart)" w:date="2019-03-13T16:11:00Z"/>
        </w:rPr>
      </w:pPr>
    </w:p>
    <w:p w14:paraId="20F25DCC" w14:textId="4985EADF" w:rsidR="00CC1D84" w:rsidRDefault="00CC1D84" w:rsidP="00CC1D84">
      <w:pPr>
        <w:pStyle w:val="Caption"/>
        <w:rPr>
          <w:ins w:id="719" w:author="Jumppanen, Paavo (O&amp;A, Hobart)" w:date="2019-03-13T16:13:00Z"/>
        </w:rPr>
      </w:pPr>
      <w:proofErr w:type="gramStart"/>
      <w:ins w:id="720" w:author="Jumppanen, Paavo (O&amp;A, Hobart)" w:date="2019-03-13T16:13:00Z">
        <w:r>
          <w:lastRenderedPageBreak/>
          <w:t>a</w:t>
        </w:r>
        <w:proofErr w:type="gramEnd"/>
        <w:r>
          <w:t>)</w:t>
        </w:r>
        <w:r>
          <w:rPr>
            <w:noProof/>
            <w:lang w:eastAsia="en-AU"/>
          </w:rPr>
          <w:drawing>
            <wp:inline distT="0" distB="0" distL="0" distR="0" wp14:anchorId="1B761FC2" wp14:editId="5BE0E669">
              <wp:extent cx="5144400" cy="18540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19.5.CPUE.rt.BPs_Pr_SB_0.2SB0_.emf"/>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r>
          <w:br/>
          <w:t>b)</w:t>
        </w:r>
      </w:ins>
      <w:ins w:id="721" w:author="Jumppanen, Paavo (O&amp;A, Hobart)" w:date="2019-03-13T16:14:00Z">
        <w:r>
          <w:rPr>
            <w:noProof/>
            <w:lang w:eastAsia="en-AU"/>
          </w:rPr>
          <w:drawing>
            <wp:inline distT="0" distB="0" distL="0" distR="0" wp14:anchorId="75A1E7F7" wp14:editId="264558DA">
              <wp:extent cx="5144400" cy="18540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19.5.10over.rt.BPs_Pr_SB_0.2SB0_.emf"/>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722" w:author="Jumppanen, Paavo (O&amp;A, Hobart)" w:date="2019-03-13T16:13:00Z">
        <w:r>
          <w:br/>
          <w:t>c)</w:t>
        </w:r>
      </w:ins>
      <w:ins w:id="723" w:author="Jumppanen, Paavo (O&amp;A, Hobart)" w:date="2019-03-13T16:14:00Z">
        <w:r>
          <w:rPr>
            <w:noProof/>
            <w:lang w:eastAsia="en-AU"/>
          </w:rPr>
          <w:drawing>
            <wp:inline distT="0" distB="0" distL="0" distR="0" wp14:anchorId="448A2F14" wp14:editId="6288EF5F">
              <wp:extent cx="5144400" cy="18540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19.5.10under.rt.BPs_Pr_SB_0.2SB0_.emf"/>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ins w:id="724" w:author="Jumppanen, Paavo (O&amp;A, Hobart)" w:date="2019-03-13T16:13:00Z">
        <w:r>
          <w:br/>
          <w:t>d)</w:t>
        </w:r>
      </w:ins>
      <w:ins w:id="725" w:author="Jumppanen, Paavo (O&amp;A, Hobart)" w:date="2019-03-13T16:15:00Z">
        <w:r>
          <w:rPr>
            <w:noProof/>
            <w:lang w:eastAsia="en-AU"/>
          </w:rPr>
          <w:drawing>
            <wp:inline distT="0" distB="0" distL="0" distR="0" wp14:anchorId="319043B4" wp14:editId="457C872D">
              <wp:extent cx="5144400" cy="18540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19.5.CPUEtrend.rt.BPs_Pr_SB_0.2SB0_.emf"/>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144400" cy="1854000"/>
                      </a:xfrm>
                      <a:prstGeom prst="rect">
                        <a:avLst/>
                      </a:prstGeom>
                    </pic:spPr>
                  </pic:pic>
                </a:graphicData>
              </a:graphic>
            </wp:inline>
          </w:drawing>
        </w:r>
      </w:ins>
    </w:p>
    <w:p w14:paraId="0D051808" w14:textId="6041200A" w:rsidR="00CC1D84" w:rsidRDefault="00CC1D84" w:rsidP="00CC1D84">
      <w:pPr>
        <w:pStyle w:val="Caption"/>
        <w:rPr>
          <w:ins w:id="726" w:author="Jumppanen, Paavo (O&amp;A, Hobart)" w:date="2019-03-13T16:13:00Z"/>
        </w:rPr>
      </w:pPr>
      <w:ins w:id="727" w:author="Jumppanen, Paavo (O&amp;A, Hobart)" w:date="2019-03-13T16:13:00Z">
        <w:r>
          <w:t xml:space="preserve">Figure </w:t>
        </w:r>
        <w:r>
          <w:rPr>
            <w:noProof/>
          </w:rPr>
          <w:fldChar w:fldCharType="begin"/>
        </w:r>
        <w:r>
          <w:rPr>
            <w:noProof/>
          </w:rPr>
          <w:instrText xml:space="preserve"> SEQ Figure \* ARABIC </w:instrText>
        </w:r>
        <w:r>
          <w:rPr>
            <w:noProof/>
          </w:rPr>
          <w:fldChar w:fldCharType="separate"/>
        </w:r>
      </w:ins>
      <w:ins w:id="728" w:author="Jumppanen, Paavo (O&amp;A, Hobart)" w:date="2019-03-13T16:22:00Z">
        <w:r w:rsidR="009D1A57">
          <w:rPr>
            <w:noProof/>
          </w:rPr>
          <w:t>51</w:t>
        </w:r>
      </w:ins>
      <w:ins w:id="729" w:author="Jumppanen, Paavo (O&amp;A, Hobart)" w:date="2019-03-13T16:13: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c) 10% unreported over-catch; d) 3% p.a. longline catchability trend. Probability SSB &gt; 0.2 SSB0 </w:t>
        </w:r>
        <w:r w:rsidRPr="007F2A82">
          <w:t>estimates, partitioned by assumptions (all models are encompassed within an individual colour set)</w:t>
        </w:r>
        <w:r>
          <w:t>.</w:t>
        </w:r>
      </w:ins>
    </w:p>
    <w:p w14:paraId="177791DF" w14:textId="77777777" w:rsidR="00CC1D84" w:rsidRDefault="00CC1D84" w:rsidP="00CC1D84">
      <w:pPr>
        <w:rPr>
          <w:ins w:id="730" w:author="Jumppanen, Paavo (O&amp;A, Hobart)" w:date="2019-03-13T16:13:00Z"/>
        </w:rPr>
      </w:pPr>
    </w:p>
    <w:p w14:paraId="38772706" w14:textId="77777777" w:rsidR="009D1A57" w:rsidRDefault="000F5E1A" w:rsidP="000F5E1A">
      <w:pPr>
        <w:pStyle w:val="Caption"/>
        <w:rPr>
          <w:ins w:id="731" w:author="Jumppanen, Paavo (O&amp;A, Hobart)" w:date="2019-03-13T16:29:00Z"/>
        </w:rPr>
      </w:pPr>
      <w:proofErr w:type="gramStart"/>
      <w:ins w:id="732" w:author="Jumppanen, Paavo (O&amp;A, Hobart)" w:date="2019-03-13T16:18:00Z">
        <w:r>
          <w:lastRenderedPageBreak/>
          <w:t>a</w:t>
        </w:r>
        <w:proofErr w:type="gramEnd"/>
        <w:r>
          <w:t>)</w:t>
        </w:r>
        <w:r>
          <w:rPr>
            <w:noProof/>
            <w:lang w:eastAsia="en-AU"/>
          </w:rPr>
          <w:drawing>
            <wp:inline distT="0" distB="0" distL="0" distR="0" wp14:anchorId="7BE2E03E" wp14:editId="1C109795">
              <wp:extent cx="5486400" cy="3085200"/>
              <wp:effectExtent l="0" t="0" r="0" b="1270"/>
              <wp:docPr id="155" name="Pictur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B19.5.CPUE.rt.BPs.emf"/>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86400" cy="3085200"/>
                      </a:xfrm>
                      <a:prstGeom prst="rect">
                        <a:avLst/>
                      </a:prstGeom>
                    </pic:spPr>
                  </pic:pic>
                </a:graphicData>
              </a:graphic>
            </wp:inline>
          </w:drawing>
        </w:r>
      </w:ins>
      <w:ins w:id="733" w:author="Jumppanen, Paavo (O&amp;A, Hobart)" w:date="2019-03-13T16:25:00Z">
        <w:r w:rsidR="009D1A57">
          <w:br/>
        </w:r>
      </w:ins>
      <w:ins w:id="734" w:author="Jumppanen, Paavo (O&amp;A, Hobart)" w:date="2019-03-13T16:19:00Z">
        <w:r>
          <w:t>b)</w:t>
        </w:r>
      </w:ins>
      <w:ins w:id="735" w:author="Jumppanen, Paavo (O&amp;A, Hobart)" w:date="2019-03-13T16:20:00Z">
        <w:r>
          <w:rPr>
            <w:noProof/>
            <w:lang w:eastAsia="en-AU"/>
          </w:rPr>
          <w:drawing>
            <wp:inline distT="0" distB="0" distL="0" distR="0" wp14:anchorId="5FC4B637" wp14:editId="4393DE2F">
              <wp:extent cx="5497200" cy="3088800"/>
              <wp:effectExtent l="0" t="0" r="8255" b="0"/>
              <wp:docPr id="156" name="Pictur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B19.5.10over.rt.BPs.emf"/>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497200" cy="3088800"/>
                      </a:xfrm>
                      <a:prstGeom prst="rect">
                        <a:avLst/>
                      </a:prstGeom>
                    </pic:spPr>
                  </pic:pic>
                </a:graphicData>
              </a:graphic>
            </wp:inline>
          </w:drawing>
        </w:r>
      </w:ins>
    </w:p>
    <w:p w14:paraId="5BE59E87" w14:textId="460012B8" w:rsidR="009D1A57" w:rsidRDefault="009D1A57" w:rsidP="009D1A57">
      <w:pPr>
        <w:pStyle w:val="Caption"/>
        <w:rPr>
          <w:ins w:id="736" w:author="Jumppanen, Paavo (O&amp;A, Hobart)" w:date="2019-03-13T16:29:00Z"/>
        </w:rPr>
      </w:pPr>
      <w:ins w:id="737" w:author="Jumppanen, Paavo (O&amp;A, Hobart)" w:date="2019-03-13T16:29: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w:t>
        </w:r>
        <w:r w:rsidRPr="008312FD">
          <w:t xml:space="preserve">Boxplots comparing candidate MPs with respect to key performance measures averaged over the period 2019 - 2038. Horizontal line is the median, boxes represent 25th - 75th percentiles, </w:t>
        </w:r>
        <w:proofErr w:type="gramStart"/>
        <w:r w:rsidRPr="008312FD">
          <w:t>thin</w:t>
        </w:r>
        <w:proofErr w:type="gramEnd"/>
        <w:r w:rsidRPr="008312FD">
          <w:t xml:space="preserve"> lines represent 10th - 90th percentiles. Red and green horizontal lines represent the interim limit and target reference points for the mean SB/SBMSY performance measure. The horizontal dashed black line is 2016 catch.</w:t>
        </w:r>
      </w:ins>
    </w:p>
    <w:p w14:paraId="6F6D3283" w14:textId="329E2A04" w:rsidR="009D1A57" w:rsidRDefault="009D1A57" w:rsidP="000F5E1A">
      <w:pPr>
        <w:pStyle w:val="Caption"/>
        <w:rPr>
          <w:ins w:id="738" w:author="Jumppanen, Paavo (O&amp;A, Hobart)" w:date="2019-03-13T16:30:00Z"/>
        </w:rPr>
      </w:pPr>
    </w:p>
    <w:p w14:paraId="015778F4" w14:textId="4B37B16B" w:rsidR="000F5E1A" w:rsidRDefault="000F5E1A" w:rsidP="000F5E1A">
      <w:pPr>
        <w:pStyle w:val="Caption"/>
        <w:rPr>
          <w:ins w:id="739" w:author="Jumppanen, Paavo (O&amp;A, Hobart)" w:date="2019-03-13T16:18:00Z"/>
        </w:rPr>
      </w:pPr>
      <w:proofErr w:type="gramStart"/>
      <w:ins w:id="740" w:author="Jumppanen, Paavo (O&amp;A, Hobart)" w:date="2019-03-13T16:20:00Z">
        <w:r>
          <w:lastRenderedPageBreak/>
          <w:t>c)</w:t>
        </w:r>
        <w:proofErr w:type="gramEnd"/>
        <w:r>
          <w:rPr>
            <w:noProof/>
            <w:lang w:eastAsia="en-AU"/>
          </w:rPr>
          <w:drawing>
            <wp:inline distT="0" distB="0" distL="0" distR="0" wp14:anchorId="6FF97227" wp14:editId="1ABF8D9D">
              <wp:extent cx="5500800" cy="3092400"/>
              <wp:effectExtent l="0" t="0" r="508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19.5.10under.rt.BPs.emf"/>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500800" cy="3092400"/>
                      </a:xfrm>
                      <a:prstGeom prst="rect">
                        <a:avLst/>
                      </a:prstGeom>
                    </pic:spPr>
                  </pic:pic>
                </a:graphicData>
              </a:graphic>
            </wp:inline>
          </w:drawing>
        </w:r>
      </w:ins>
      <w:ins w:id="741" w:author="Jumppanen, Paavo (O&amp;A, Hobart)" w:date="2019-03-13T16:25:00Z">
        <w:r w:rsidR="009D1A57">
          <w:br/>
        </w:r>
      </w:ins>
      <w:ins w:id="742" w:author="Jumppanen, Paavo (O&amp;A, Hobart)" w:date="2019-03-13T16:21:00Z">
        <w:r>
          <w:t>d)</w:t>
        </w:r>
        <w:r>
          <w:rPr>
            <w:noProof/>
            <w:lang w:eastAsia="en-AU"/>
          </w:rPr>
          <w:drawing>
            <wp:inline distT="0" distB="0" distL="0" distR="0" wp14:anchorId="56E46925" wp14:editId="41A88006">
              <wp:extent cx="5493600" cy="30888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19.5.CPUEtrend.rt.BPs.emf"/>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93600" cy="3088800"/>
                      </a:xfrm>
                      <a:prstGeom prst="rect">
                        <a:avLst/>
                      </a:prstGeom>
                    </pic:spPr>
                  </pic:pic>
                </a:graphicData>
              </a:graphic>
            </wp:inline>
          </w:drawing>
        </w:r>
      </w:ins>
    </w:p>
    <w:p w14:paraId="26999DEB" w14:textId="723100D6" w:rsidR="000F5E1A" w:rsidRDefault="000F5E1A" w:rsidP="000F5E1A">
      <w:pPr>
        <w:pStyle w:val="Caption"/>
        <w:rPr>
          <w:ins w:id="743" w:author="Jumppanen, Paavo (O&amp;A, Hobart)" w:date="2019-03-13T16:17:00Z"/>
        </w:rPr>
      </w:pPr>
      <w:ins w:id="744" w:author="Jumppanen, Paavo (O&amp;A, Hobart)" w:date="2019-03-13T16:17:00Z">
        <w:r>
          <w:t xml:space="preserve">Figure </w:t>
        </w:r>
        <w:r>
          <w:rPr>
            <w:noProof/>
          </w:rPr>
          <w:fldChar w:fldCharType="begin"/>
        </w:r>
        <w:r>
          <w:rPr>
            <w:noProof/>
          </w:rPr>
          <w:instrText xml:space="preserve"> SEQ Figure \* ARABIC </w:instrText>
        </w:r>
        <w:r>
          <w:rPr>
            <w:noProof/>
          </w:rPr>
          <w:fldChar w:fldCharType="separate"/>
        </w:r>
      </w:ins>
      <w:ins w:id="745" w:author="Jumppanen, Paavo (O&amp;A, Hobart)" w:date="2019-03-13T16:22:00Z">
        <w:r w:rsidR="009D1A57">
          <w:rPr>
            <w:noProof/>
          </w:rPr>
          <w:t>52</w:t>
        </w:r>
      </w:ins>
      <w:ins w:id="746" w:author="Jumppanen, Paavo (O&amp;A, Hobart)" w:date="2019-03-13T16:17:00Z">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c) 10% unreported over-catch; d) 3% p.a. longline catchability trend. </w:t>
        </w:r>
        <w:r w:rsidRPr="008312FD">
          <w:t xml:space="preserve">Boxplots comparing candidate MPs with respect to key performance measures averaged over the period 2019 - 2038. Horizontal line is the median, boxes represent 25th - 75th percentiles, </w:t>
        </w:r>
        <w:proofErr w:type="gramStart"/>
        <w:r w:rsidRPr="008312FD">
          <w:t>thin</w:t>
        </w:r>
        <w:proofErr w:type="gramEnd"/>
        <w:r w:rsidRPr="008312FD">
          <w:t xml:space="preserve"> lines represent 10th - 90th percentiles. Red and green horizontal lines represent the interim limit and target reference points for the mean SB/SBMSY performance measure. The horizontal dashed black line is 2016 catch.</w:t>
        </w:r>
      </w:ins>
    </w:p>
    <w:p w14:paraId="3A1E9B76" w14:textId="77777777" w:rsidR="004B6349" w:rsidRDefault="004B6349" w:rsidP="0075413B">
      <w:pPr>
        <w:rPr>
          <w:ins w:id="747" w:author="Jumppanen, Paavo (O&amp;A, Hobart)" w:date="2019-03-13T15:30:00Z"/>
        </w:rPr>
      </w:pPr>
    </w:p>
    <w:p w14:paraId="6AE9E588" w14:textId="16F30CA3" w:rsidR="00DD6161" w:rsidRDefault="00DD6161" w:rsidP="00DD6161">
      <w:pPr>
        <w:pStyle w:val="Caption"/>
        <w:rPr>
          <w:ins w:id="748" w:author="Jumppanen, Paavo (O&amp;A, Hobart)" w:date="2019-03-13T16:31:00Z"/>
        </w:rPr>
      </w:pPr>
      <w:proofErr w:type="gramStart"/>
      <w:ins w:id="749" w:author="Jumppanen, Paavo (O&amp;A, Hobart)" w:date="2019-03-13T16:31:00Z">
        <w:r>
          <w:lastRenderedPageBreak/>
          <w:t>a</w:t>
        </w:r>
        <w:proofErr w:type="gramEnd"/>
        <w:r>
          <w:t>)</w:t>
        </w:r>
      </w:ins>
      <w:ins w:id="750" w:author="Jumppanen, Paavo (O&amp;A, Hobart)" w:date="2019-03-13T16:32:00Z">
        <w:r>
          <w:rPr>
            <w:noProof/>
            <w:lang w:eastAsia="en-AU"/>
          </w:rPr>
          <w:drawing>
            <wp:inline distT="0" distB="0" distL="0" distR="0" wp14:anchorId="3ABBDC27" wp14:editId="23B47F38">
              <wp:extent cx="5490240" cy="3087214"/>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19.5.CPUE.rt.TOs.emf"/>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ins>
      <w:ins w:id="751" w:author="Jumppanen, Paavo (O&amp;A, Hobart)" w:date="2019-03-13T16:31:00Z">
        <w:r>
          <w:br/>
          <w:t>b)</w:t>
        </w:r>
      </w:ins>
      <w:ins w:id="752" w:author="Jumppanen, Paavo (O&amp;A, Hobart)" w:date="2019-03-13T16:32:00Z">
        <w:r>
          <w:rPr>
            <w:noProof/>
            <w:lang w:eastAsia="en-AU"/>
          </w:rPr>
          <w:drawing>
            <wp:inline distT="0" distB="0" distL="0" distR="0" wp14:anchorId="05387919" wp14:editId="0545E954">
              <wp:extent cx="5490240" cy="308721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19.5.10over.rt.TOs.emf"/>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ins>
    </w:p>
    <w:p w14:paraId="639730E8" w14:textId="7846F5ED" w:rsidR="00DD6161" w:rsidRDefault="00DD6161" w:rsidP="00DD6161">
      <w:pPr>
        <w:pStyle w:val="Caption"/>
        <w:rPr>
          <w:ins w:id="753" w:author="Jumppanen, Paavo (O&amp;A, Hobart)" w:date="2019-03-13T16:31:00Z"/>
        </w:rPr>
      </w:pPr>
      <w:ins w:id="754" w:author="Jumppanen, Paavo (O&amp;A, Hobart)" w:date="2019-03-13T16:31: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w:t>
        </w:r>
        <w:r w:rsidRPr="008312FD">
          <w:t>Trade-off plots comparing candidate MPs with respect to catch on the X-axis, and 4 other key performance measures on the Y-axis, each averaged over the period 2019 - 2038. Circle is the median, lines represent 10th-90th percentiles. Red and green horizontal lines represent the interim limit and target reference points for the mean SB/SBMSY performance measure. The dashed vertical black line is 2016 catch.</w:t>
        </w:r>
      </w:ins>
    </w:p>
    <w:p w14:paraId="6898C7F2" w14:textId="77777777" w:rsidR="00D65F4B" w:rsidRDefault="00D65F4B" w:rsidP="0075413B">
      <w:pPr>
        <w:rPr>
          <w:ins w:id="755" w:author="Jumppanen, Paavo (O&amp;A, Hobart)" w:date="2019-03-13T16:33:00Z"/>
        </w:rPr>
      </w:pPr>
    </w:p>
    <w:p w14:paraId="22E75F24" w14:textId="0C44E06B" w:rsidR="00DD6161" w:rsidRDefault="00DD6161" w:rsidP="00DD6161">
      <w:pPr>
        <w:pStyle w:val="Caption"/>
        <w:rPr>
          <w:ins w:id="756" w:author="Jumppanen, Paavo (O&amp;A, Hobart)" w:date="2019-03-13T16:33:00Z"/>
        </w:rPr>
      </w:pPr>
      <w:proofErr w:type="gramStart"/>
      <w:ins w:id="757" w:author="Jumppanen, Paavo (O&amp;A, Hobart)" w:date="2019-03-13T16:33:00Z">
        <w:r>
          <w:lastRenderedPageBreak/>
          <w:t>c)</w:t>
        </w:r>
        <w:proofErr w:type="gramEnd"/>
        <w:r>
          <w:rPr>
            <w:noProof/>
            <w:lang w:eastAsia="en-AU"/>
          </w:rPr>
          <w:drawing>
            <wp:inline distT="0" distB="0" distL="0" distR="0" wp14:anchorId="1F23B809" wp14:editId="69C7A07F">
              <wp:extent cx="5490240" cy="3087214"/>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19.5.10under.rt.TOs.emf"/>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r>
          <w:br/>
          <w:t>d)</w:t>
        </w:r>
      </w:ins>
      <w:ins w:id="758" w:author="Jumppanen, Paavo (O&amp;A, Hobart)" w:date="2019-03-13T16:34:00Z">
        <w:r>
          <w:rPr>
            <w:noProof/>
            <w:lang w:eastAsia="en-AU"/>
          </w:rPr>
          <w:drawing>
            <wp:inline distT="0" distB="0" distL="0" distR="0" wp14:anchorId="496221BE" wp14:editId="620EDFF0">
              <wp:extent cx="5490240" cy="3087214"/>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19.5.CPUEtrend.rt.TOs.emf"/>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ins>
    </w:p>
    <w:p w14:paraId="2139B269" w14:textId="28A109CC" w:rsidR="00DD6161" w:rsidRDefault="00DD6161" w:rsidP="00DD6161">
      <w:pPr>
        <w:pStyle w:val="Caption"/>
        <w:rPr>
          <w:ins w:id="759" w:author="Jumppanen, Paavo (O&amp;A, Hobart)" w:date="2019-03-13T16:33:00Z"/>
        </w:rPr>
      </w:pPr>
      <w:ins w:id="760" w:author="Jumppanen, Paavo (O&amp;A, Hobart)" w:date="2019-03-13T16:33: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c) 10% unreported over-catch; d) 3% p.a. longline catchability trend. </w:t>
        </w:r>
        <w:r w:rsidRPr="008312FD">
          <w:t>Trade-off plots comparing candidate MPs with respect to catch on the X-axis, and 4 other key performance measures on the Y-axis, each averaged over the period 2019 - 2038. Circle is the median, lines represent 10th-90th percentiles. Red and green horizontal lines represent the interim limit and target reference points for the mean SB/SBMSY performance measure. The dashed vertical black line is 2016 catch.</w:t>
        </w:r>
      </w:ins>
    </w:p>
    <w:p w14:paraId="39A1ACB4" w14:textId="77777777" w:rsidR="00DD6161" w:rsidRDefault="00DD6161" w:rsidP="0075413B"/>
    <w:p w14:paraId="24A7A90B" w14:textId="5B552A4E" w:rsidR="00822FA9" w:rsidRDefault="00822FA9" w:rsidP="00822FA9">
      <w:pPr>
        <w:pStyle w:val="Caption"/>
        <w:rPr>
          <w:ins w:id="761" w:author="Jumppanen, Paavo (O&amp;A, Hobart)" w:date="2019-03-13T16:34:00Z"/>
        </w:rPr>
      </w:pPr>
      <w:proofErr w:type="gramStart"/>
      <w:ins w:id="762" w:author="Jumppanen, Paavo (O&amp;A, Hobart)" w:date="2019-03-13T16:34:00Z">
        <w:r>
          <w:lastRenderedPageBreak/>
          <w:t>a</w:t>
        </w:r>
        <w:proofErr w:type="gramEnd"/>
        <w:r>
          <w:t>)</w:t>
        </w:r>
      </w:ins>
      <w:ins w:id="763" w:author="Jumppanen, Paavo (O&amp;A, Hobart)" w:date="2019-03-13T16:35:00Z">
        <w:r>
          <w:rPr>
            <w:noProof/>
            <w:lang w:eastAsia="en-AU"/>
          </w:rPr>
          <w:drawing>
            <wp:inline distT="0" distB="0" distL="0" distR="0" wp14:anchorId="743BF158" wp14:editId="7CBBE4B7">
              <wp:extent cx="5490240" cy="3087214"/>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B19.5.CPUE.rt.KobeMP.emf"/>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ins>
      <w:ins w:id="764" w:author="Jumppanen, Paavo (O&amp;A, Hobart)" w:date="2019-03-13T16:34:00Z">
        <w:r>
          <w:br/>
          <w:t>b)</w:t>
        </w:r>
      </w:ins>
      <w:ins w:id="765" w:author="Jumppanen, Paavo (O&amp;A, Hobart)" w:date="2019-03-13T16:36:00Z">
        <w:r>
          <w:rPr>
            <w:noProof/>
            <w:lang w:eastAsia="en-AU"/>
          </w:rPr>
          <w:drawing>
            <wp:inline distT="0" distB="0" distL="0" distR="0" wp14:anchorId="6D44C62E" wp14:editId="154C1001">
              <wp:extent cx="5490240" cy="3087214"/>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B19.5.10over.rt.KobeMP.emf"/>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ins>
    </w:p>
    <w:p w14:paraId="4F0CDF5D" w14:textId="3D3B6800" w:rsidR="00822FA9" w:rsidRDefault="00822FA9" w:rsidP="00822FA9">
      <w:pPr>
        <w:pStyle w:val="Caption"/>
        <w:rPr>
          <w:ins w:id="766" w:author="Jumppanen, Paavo (O&amp;A, Hobart)" w:date="2019-03-13T16:34:00Z"/>
        </w:rPr>
      </w:pPr>
      <w:ins w:id="767" w:author="Jumppanen, Paavo (O&amp;A, Hobart)" w:date="2019-03-13T16:34: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a) annual aggregate CPUE CV=0.3 and auto-correlation=0.5; b) 10% reported over-catch. </w:t>
        </w:r>
      </w:ins>
      <w:ins w:id="768" w:author="Jumppanen, Paavo (O&amp;A, Hobart)" w:date="2019-03-13T16:35:00Z">
        <w:r w:rsidRPr="008312FD">
          <w:t>Kobe plot comparing candidate MPs on the basis of the expected 20 year average (2019-2038) performance. Circle is the median, lines represent 10th-90th percentiles.</w:t>
        </w:r>
      </w:ins>
    </w:p>
    <w:p w14:paraId="3BE1E0DB" w14:textId="77777777" w:rsidR="00822FA9" w:rsidRDefault="00822FA9" w:rsidP="00822FA9">
      <w:pPr>
        <w:rPr>
          <w:ins w:id="769" w:author="Jumppanen, Paavo (O&amp;A, Hobart)" w:date="2019-03-13T16:34:00Z"/>
        </w:rPr>
      </w:pPr>
    </w:p>
    <w:p w14:paraId="637C04E1" w14:textId="7762ED76" w:rsidR="00822FA9" w:rsidRDefault="00822FA9" w:rsidP="00822FA9">
      <w:pPr>
        <w:pStyle w:val="Caption"/>
        <w:rPr>
          <w:ins w:id="770" w:author="Jumppanen, Paavo (O&amp;A, Hobart)" w:date="2019-03-13T16:34:00Z"/>
        </w:rPr>
      </w:pPr>
      <w:proofErr w:type="gramStart"/>
      <w:ins w:id="771" w:author="Jumppanen, Paavo (O&amp;A, Hobart)" w:date="2019-03-13T16:34:00Z">
        <w:r>
          <w:lastRenderedPageBreak/>
          <w:t>c)</w:t>
        </w:r>
      </w:ins>
      <w:proofErr w:type="gramEnd"/>
      <w:ins w:id="772" w:author="Jumppanen, Paavo (O&amp;A, Hobart)" w:date="2019-03-13T16:36:00Z">
        <w:r>
          <w:rPr>
            <w:noProof/>
            <w:lang w:eastAsia="en-AU"/>
          </w:rPr>
          <w:drawing>
            <wp:inline distT="0" distB="0" distL="0" distR="0" wp14:anchorId="67817A4F" wp14:editId="6F64A343">
              <wp:extent cx="5490240" cy="308721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B19.5.10under.rt.KobeMP.emf"/>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ins>
      <w:ins w:id="773" w:author="Jumppanen, Paavo (O&amp;A, Hobart)" w:date="2019-03-13T16:34:00Z">
        <w:r>
          <w:br/>
          <w:t>d)</w:t>
        </w:r>
      </w:ins>
      <w:ins w:id="774" w:author="Jumppanen, Paavo (O&amp;A, Hobart)" w:date="2019-03-13T16:36:00Z">
        <w:r>
          <w:rPr>
            <w:noProof/>
            <w:lang w:eastAsia="en-AU"/>
          </w:rPr>
          <w:drawing>
            <wp:inline distT="0" distB="0" distL="0" distR="0" wp14:anchorId="293CC380" wp14:editId="72DEEB5D">
              <wp:extent cx="5490240" cy="3087214"/>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B19.5.CPUEtrend.rt.KobeMP.emf"/>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90240" cy="3087214"/>
                      </a:xfrm>
                      <a:prstGeom prst="rect">
                        <a:avLst/>
                      </a:prstGeom>
                    </pic:spPr>
                  </pic:pic>
                </a:graphicData>
              </a:graphic>
            </wp:inline>
          </w:drawing>
        </w:r>
      </w:ins>
    </w:p>
    <w:p w14:paraId="27D404FB" w14:textId="319829B9" w:rsidR="00822FA9" w:rsidRDefault="00822FA9" w:rsidP="00822FA9">
      <w:pPr>
        <w:pStyle w:val="Caption"/>
        <w:rPr>
          <w:ins w:id="775" w:author="Jumppanen, Paavo (O&amp;A, Hobart)" w:date="2019-03-13T16:34:00Z"/>
        </w:rPr>
      </w:pPr>
      <w:ins w:id="776" w:author="Jumppanen, Paavo (O&amp;A, Hobart)" w:date="2019-03-13T16:34: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w:t>
        </w:r>
        <w:proofErr w:type="gramStart"/>
        <w:r>
          <w:t>) :</w:t>
        </w:r>
        <w:proofErr w:type="gramEnd"/>
        <w:r>
          <w:t xml:space="preserve"> c) 10% unreported over-catch; d) 3% p.a. longline catchability trend. </w:t>
        </w:r>
      </w:ins>
      <w:ins w:id="777" w:author="Jumppanen, Paavo (O&amp;A, Hobart)" w:date="2019-03-13T16:35:00Z">
        <w:r w:rsidRPr="008312FD">
          <w:t>Kobe plot comparing candidate MPs on the basis of the expected 20 year average (2019-2038) performance. Circle is the median, lines represent 10th-90th percentiles.</w:t>
        </w:r>
      </w:ins>
    </w:p>
    <w:p w14:paraId="0BCFD17A" w14:textId="77777777" w:rsidR="00822FA9" w:rsidRDefault="00822FA9" w:rsidP="00822FA9">
      <w:pPr>
        <w:rPr>
          <w:ins w:id="778" w:author="Jumppanen, Paavo (O&amp;A, Hobart)" w:date="2019-03-13T16:34:00Z"/>
        </w:rPr>
      </w:pPr>
    </w:p>
    <w:p w14:paraId="45E8450D" w14:textId="4263F311" w:rsidR="00CF6DAC" w:rsidRDefault="00CF6DAC" w:rsidP="00CF6DAC">
      <w:pPr>
        <w:pStyle w:val="Caption"/>
        <w:rPr>
          <w:ins w:id="779" w:author="Jumppanen, Paavo (O&amp;A, Hobart)" w:date="2019-03-13T16:37:00Z"/>
        </w:rPr>
      </w:pPr>
      <w:ins w:id="780" w:author="Jumppanen, Paavo (O&amp;A, Hobart)" w:date="2019-03-13T16:38:00Z">
        <w:r>
          <w:rPr>
            <w:noProof/>
            <w:lang w:eastAsia="en-AU"/>
          </w:rPr>
          <w:lastRenderedPageBreak/>
          <w:drawing>
            <wp:inline distT="0" distB="0" distL="0" distR="0" wp14:anchorId="10D458CD" wp14:editId="4EAFA2CC">
              <wp:extent cx="5490000" cy="5493600"/>
              <wp:effectExtent l="0" t="0" r="0" b="0"/>
              <wp:docPr id="179" name="Pictur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B19.5.CPUE.rt.KobeCols.emf"/>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490000" cy="5493600"/>
                      </a:xfrm>
                      <a:prstGeom prst="rect">
                        <a:avLst/>
                      </a:prstGeom>
                    </pic:spPr>
                  </pic:pic>
                </a:graphicData>
              </a:graphic>
            </wp:inline>
          </w:drawing>
        </w:r>
      </w:ins>
    </w:p>
    <w:p w14:paraId="7AADEBCB" w14:textId="6CB62DA5" w:rsidR="00CF6DAC" w:rsidRDefault="00CF6DAC" w:rsidP="00CF6DAC">
      <w:pPr>
        <w:pStyle w:val="Caption"/>
        <w:rPr>
          <w:ins w:id="781" w:author="Jumppanen, Paavo (O&amp;A, Hobart)" w:date="2019-03-13T16:37:00Z"/>
        </w:rPr>
      </w:pPr>
      <w:ins w:id="782" w:author="Jumppanen, Paavo (O&amp;A, Hobart)" w:date="2019-03-13T16:37: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w:t>
        </w:r>
      </w:ins>
      <w:ins w:id="783" w:author="Jumppanen, Paavo (O&amp;A, Hobart)" w:date="2019-03-13T16:46:00Z">
        <w:r w:rsidR="00531C74">
          <w:t xml:space="preserve">a) </w:t>
        </w:r>
      </w:ins>
      <w:ins w:id="784" w:author="Jumppanen, Paavo (O&amp;A, Hobart)" w:date="2019-03-13T16:37:00Z">
        <w:r>
          <w:t xml:space="preserve">annual aggregate CPUE CV=0.3 and auto-correlation=0.5. </w:t>
        </w:r>
        <w:r w:rsidRPr="008312FD">
          <w:t>Proportion of simulations in each of the Kobe quadrants over time for each of the candidate MPs. Historical estimates are included in the top panel. The lower panels are projections, with the first MP application indicated by the broken vertical line (2019).</w:t>
        </w:r>
      </w:ins>
    </w:p>
    <w:p w14:paraId="7D3BD669" w14:textId="77777777" w:rsidR="00CF6DAC" w:rsidRDefault="00CF6DAC" w:rsidP="00CF6DAC">
      <w:pPr>
        <w:rPr>
          <w:ins w:id="785" w:author="Jumppanen, Paavo (O&amp;A, Hobart)" w:date="2019-03-13T16:45:00Z"/>
        </w:rPr>
      </w:pPr>
    </w:p>
    <w:p w14:paraId="39769D5C" w14:textId="4237B2EE" w:rsidR="00531C74" w:rsidRDefault="00531C74" w:rsidP="00531C74">
      <w:pPr>
        <w:pStyle w:val="Caption"/>
        <w:rPr>
          <w:ins w:id="786" w:author="Jumppanen, Paavo (O&amp;A, Hobart)" w:date="2019-03-13T16:45:00Z"/>
        </w:rPr>
      </w:pPr>
      <w:ins w:id="787" w:author="Jumppanen, Paavo (O&amp;A, Hobart)" w:date="2019-03-13T16:45:00Z">
        <w:r>
          <w:rPr>
            <w:noProof/>
            <w:lang w:eastAsia="en-AU"/>
          </w:rPr>
          <w:lastRenderedPageBreak/>
          <w:drawing>
            <wp:inline distT="0" distB="0" distL="0" distR="0" wp14:anchorId="7FF26FC0" wp14:editId="1722E3FC">
              <wp:extent cx="5490000" cy="5493600"/>
              <wp:effectExtent l="0" t="0" r="0" b="0"/>
              <wp:docPr id="189" name="Pictur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B19.5.10over.rt.KobeCols.emf"/>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490000" cy="5493600"/>
                      </a:xfrm>
                      <a:prstGeom prst="rect">
                        <a:avLst/>
                      </a:prstGeom>
                    </pic:spPr>
                  </pic:pic>
                </a:graphicData>
              </a:graphic>
            </wp:inline>
          </w:drawing>
        </w:r>
      </w:ins>
    </w:p>
    <w:p w14:paraId="167F9CE7" w14:textId="4190D7DE" w:rsidR="00531C74" w:rsidRDefault="00531C74" w:rsidP="00531C74">
      <w:pPr>
        <w:pStyle w:val="Caption"/>
        <w:rPr>
          <w:ins w:id="788" w:author="Jumppanen, Paavo (O&amp;A, Hobart)" w:date="2019-03-13T16:45:00Z"/>
        </w:rPr>
      </w:pPr>
      <w:ins w:id="789" w:author="Jumppanen, Paavo (O&amp;A, Hobart)" w:date="2019-03-13T16:45: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b) 10% reported over-catch. </w:t>
        </w:r>
        <w:r w:rsidRPr="008312FD">
          <w:t>Proportion of simulations in each of the Kobe quadrants over time for each of the candidate MPs. Historical estimates are included in the top panel. The lower panels are projections, with the first MP application indicated by the broken vertical line (2019).</w:t>
        </w:r>
      </w:ins>
    </w:p>
    <w:p w14:paraId="38B31286" w14:textId="77777777" w:rsidR="00531C74" w:rsidRDefault="00531C74" w:rsidP="00531C74">
      <w:pPr>
        <w:rPr>
          <w:ins w:id="790" w:author="Jumppanen, Paavo (O&amp;A, Hobart)" w:date="2019-03-13T16:45:00Z"/>
        </w:rPr>
      </w:pPr>
    </w:p>
    <w:p w14:paraId="7B9D6A29" w14:textId="3F4D0DFA" w:rsidR="00CF6DAC" w:rsidRDefault="00CF6DAC" w:rsidP="00CF6DAC">
      <w:pPr>
        <w:pStyle w:val="Caption"/>
        <w:rPr>
          <w:ins w:id="791" w:author="Jumppanen, Paavo (O&amp;A, Hobart)" w:date="2019-03-13T16:37:00Z"/>
        </w:rPr>
      </w:pPr>
      <w:ins w:id="792" w:author="Jumppanen, Paavo (O&amp;A, Hobart)" w:date="2019-03-13T16:40:00Z">
        <w:r>
          <w:rPr>
            <w:noProof/>
            <w:lang w:eastAsia="en-AU"/>
          </w:rPr>
          <w:lastRenderedPageBreak/>
          <w:drawing>
            <wp:inline distT="0" distB="0" distL="0" distR="0" wp14:anchorId="60B9038D" wp14:editId="6E71C971">
              <wp:extent cx="5490000" cy="5493600"/>
              <wp:effectExtent l="0" t="0" r="0" b="0"/>
              <wp:docPr id="181" name="Pictur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B19.5.10under.rt.KobeCols.emf"/>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90000" cy="5493600"/>
                      </a:xfrm>
                      <a:prstGeom prst="rect">
                        <a:avLst/>
                      </a:prstGeom>
                    </pic:spPr>
                  </pic:pic>
                </a:graphicData>
              </a:graphic>
            </wp:inline>
          </w:drawing>
        </w:r>
      </w:ins>
    </w:p>
    <w:p w14:paraId="60FE9603" w14:textId="1CBE09F6" w:rsidR="00CF6DAC" w:rsidRDefault="00CF6DAC" w:rsidP="00CF6DAC">
      <w:pPr>
        <w:pStyle w:val="Caption"/>
        <w:rPr>
          <w:ins w:id="793" w:author="Jumppanen, Paavo (O&amp;A, Hobart)" w:date="2019-03-13T16:37:00Z"/>
        </w:rPr>
      </w:pPr>
      <w:ins w:id="794" w:author="Jumppanen, Paavo (O&amp;A, Hobart)" w:date="2019-03-13T16:37: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c) 10% unreported over-catch. </w:t>
        </w:r>
        <w:r w:rsidRPr="008312FD">
          <w:t>Proportion of simulations in each of the Kobe quadrants over time for each of the candidate MPs. Historical estimates are included in the top panel. The lower panels are projections, with the first MP application indicated by the broken vertical line (2019).</w:t>
        </w:r>
      </w:ins>
    </w:p>
    <w:p w14:paraId="21CDD951" w14:textId="77777777" w:rsidR="00CF6DAC" w:rsidRDefault="00CF6DAC" w:rsidP="00CF6DAC">
      <w:pPr>
        <w:rPr>
          <w:ins w:id="795" w:author="Jumppanen, Paavo (O&amp;A, Hobart)" w:date="2019-03-13T16:47:00Z"/>
        </w:rPr>
      </w:pPr>
    </w:p>
    <w:p w14:paraId="4BF40C16" w14:textId="26AA560C" w:rsidR="00531C74" w:rsidRDefault="00531C74" w:rsidP="00531C74">
      <w:pPr>
        <w:pStyle w:val="Caption"/>
        <w:rPr>
          <w:ins w:id="796" w:author="Jumppanen, Paavo (O&amp;A, Hobart)" w:date="2019-03-13T16:47:00Z"/>
        </w:rPr>
      </w:pPr>
      <w:ins w:id="797" w:author="Jumppanen, Paavo (O&amp;A, Hobart)" w:date="2019-03-13T16:47:00Z">
        <w:r>
          <w:rPr>
            <w:noProof/>
            <w:lang w:eastAsia="en-AU"/>
          </w:rPr>
          <w:lastRenderedPageBreak/>
          <w:drawing>
            <wp:inline distT="0" distB="0" distL="0" distR="0" wp14:anchorId="5FB78B2E" wp14:editId="24021684">
              <wp:extent cx="5490000" cy="5493600"/>
              <wp:effectExtent l="0" t="0" r="0" b="0"/>
              <wp:docPr id="193"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B19.5.CPUEtrend.rt.KobeCols.emf"/>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90000" cy="5493600"/>
                      </a:xfrm>
                      <a:prstGeom prst="rect">
                        <a:avLst/>
                      </a:prstGeom>
                    </pic:spPr>
                  </pic:pic>
                </a:graphicData>
              </a:graphic>
            </wp:inline>
          </w:drawing>
        </w:r>
      </w:ins>
    </w:p>
    <w:p w14:paraId="6C808A12" w14:textId="47C2F1AB" w:rsidR="00531C74" w:rsidRDefault="00531C74" w:rsidP="00531C74">
      <w:pPr>
        <w:pStyle w:val="Caption"/>
        <w:rPr>
          <w:ins w:id="798" w:author="Jumppanen, Paavo (O&amp;A, Hobart)" w:date="2019-03-13T16:47:00Z"/>
        </w:rPr>
      </w:pPr>
      <w:ins w:id="799" w:author="Jumppanen, Paavo (O&amp;A, Hobart)" w:date="2019-03-13T16:47: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d) 3% p.a. longline catchability trend. </w:t>
        </w:r>
        <w:r w:rsidRPr="008312FD">
          <w:t>Proportion of simulations in each of the Kobe quadrants over time for each of the candidate MPs. Historical estimates are included in the top panel. The lower panels are projections, with the first MP application indicated by the broken vertical line (2019).</w:t>
        </w:r>
      </w:ins>
    </w:p>
    <w:p w14:paraId="1A3DCBD4" w14:textId="77777777" w:rsidR="00531C74" w:rsidRDefault="00531C74" w:rsidP="00531C74">
      <w:pPr>
        <w:rPr>
          <w:ins w:id="800" w:author="Jumppanen, Paavo (O&amp;A, Hobart)" w:date="2019-03-13T16:47:00Z"/>
        </w:rPr>
      </w:pPr>
    </w:p>
    <w:p w14:paraId="40DDD6CC" w14:textId="7739419D" w:rsidR="00531C74" w:rsidRDefault="00531C74" w:rsidP="00531C74">
      <w:pPr>
        <w:pStyle w:val="Caption"/>
        <w:rPr>
          <w:ins w:id="801" w:author="Jumppanen, Paavo (O&amp;A, Hobart)" w:date="2019-03-13T16:41:00Z"/>
        </w:rPr>
      </w:pPr>
      <w:ins w:id="802" w:author="Jumppanen, Paavo (O&amp;A, Hobart)" w:date="2019-03-13T16:43:00Z">
        <w:r>
          <w:rPr>
            <w:noProof/>
            <w:lang w:eastAsia="en-AU"/>
          </w:rPr>
          <w:lastRenderedPageBreak/>
          <w:drawing>
            <wp:inline distT="0" distB="0" distL="0" distR="0" wp14:anchorId="16998AE6" wp14:editId="5A94B1C4">
              <wp:extent cx="5490000" cy="5490000"/>
              <wp:effectExtent l="0" t="0" r="0" b="0"/>
              <wp:docPr id="187" name="Pictur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B19.5.CPUE.rt.SSB_SSBMSY.emf"/>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90000" cy="5490000"/>
                      </a:xfrm>
                      <a:prstGeom prst="rect">
                        <a:avLst/>
                      </a:prstGeom>
                    </pic:spPr>
                  </pic:pic>
                </a:graphicData>
              </a:graphic>
            </wp:inline>
          </w:drawing>
        </w:r>
      </w:ins>
    </w:p>
    <w:p w14:paraId="198633FE" w14:textId="44250098" w:rsidR="00531C74" w:rsidRDefault="00531C74" w:rsidP="00531C74">
      <w:pPr>
        <w:pStyle w:val="Caption"/>
        <w:rPr>
          <w:ins w:id="803" w:author="Jumppanen, Paavo (O&amp;A, Hobart)" w:date="2019-03-13T16:41:00Z"/>
        </w:rPr>
      </w:pPr>
      <w:ins w:id="804" w:author="Jumppanen, Paavo (O&amp;A, Hobart)" w:date="2019-03-13T16:41: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a) annual aggregate CPUE CV=0.3 and auto-correlation=0.5. </w:t>
        </w:r>
      </w:ins>
      <w:ins w:id="805" w:author="Jumppanen, Paavo (O&amp;A, Hobart)" w:date="2019-03-13T16:42:00Z">
        <w:r w:rsidRPr="008312FD">
          <w:t xml:space="preserve">Time series of spawning stock size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sidRPr="008312FD">
          <w:t>the</w:t>
        </w:r>
        <w:proofErr w:type="gramEnd"/>
        <w:r w:rsidRPr="008312FD">
          <w:t xml:space="preserve"> light shaded ribbon represents the 10th-90th percentiles. Thick broken lines represent the interim target (green) and limit (red) reference points. The 3 thin coloured lines represent examples of individual realizations (the same OM scenarios across MPs and performance measures), to illustrate that individual variability greatly exceeds the median.</w:t>
        </w:r>
      </w:ins>
    </w:p>
    <w:p w14:paraId="4C854F9E" w14:textId="77777777" w:rsidR="00531C74" w:rsidRDefault="00531C74" w:rsidP="00531C74">
      <w:pPr>
        <w:rPr>
          <w:ins w:id="806" w:author="Jumppanen, Paavo (O&amp;A, Hobart)" w:date="2019-03-13T16:49:00Z"/>
        </w:rPr>
      </w:pPr>
    </w:p>
    <w:p w14:paraId="51656087" w14:textId="33D67F45" w:rsidR="00157524" w:rsidRDefault="00157524" w:rsidP="00157524">
      <w:pPr>
        <w:pStyle w:val="Caption"/>
        <w:rPr>
          <w:ins w:id="807" w:author="Jumppanen, Paavo (O&amp;A, Hobart)" w:date="2019-03-13T16:49:00Z"/>
        </w:rPr>
      </w:pPr>
      <w:ins w:id="808" w:author="Jumppanen, Paavo (O&amp;A, Hobart)" w:date="2019-03-13T16:51:00Z">
        <w:r>
          <w:rPr>
            <w:noProof/>
            <w:lang w:eastAsia="en-AU"/>
          </w:rPr>
          <w:lastRenderedPageBreak/>
          <w:drawing>
            <wp:inline distT="0" distB="0" distL="0" distR="0" wp14:anchorId="46DD4A51" wp14:editId="041D052E">
              <wp:extent cx="5490240" cy="54902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B19.5.10over.rt.SSB_SSBMSY.emf"/>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39350E82" w14:textId="7CFBD9AD" w:rsidR="00157524" w:rsidRDefault="00157524" w:rsidP="00157524">
      <w:pPr>
        <w:pStyle w:val="Caption"/>
        <w:rPr>
          <w:ins w:id="809" w:author="Jumppanen, Paavo (O&amp;A, Hobart)" w:date="2019-03-13T16:49:00Z"/>
        </w:rPr>
      </w:pPr>
      <w:ins w:id="810" w:author="Jumppanen, Paavo (O&amp;A, Hobart)" w:date="2019-03-13T16:49: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w:t>
        </w:r>
        <w:r>
          <w:t xml:space="preserve"> </w:t>
        </w:r>
        <w:r>
          <w:t xml:space="preserve">b) 10% reported over-catch. </w:t>
        </w:r>
        <w:r w:rsidRPr="008312FD">
          <w:t xml:space="preserve">Time series of spawning stock size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sidRPr="008312FD">
          <w:t>the</w:t>
        </w:r>
        <w:proofErr w:type="gramEnd"/>
        <w:r w:rsidRPr="008312FD">
          <w:t xml:space="preserve"> light shaded ribbon represents the 10th-90th percentiles. Thick broken lines represent the interim target (green) and limit (red) reference points. The 3 thin coloured lines represent examples of individual realizations (the same OM scenarios across MPs and performance measures), to illustrate that individual variability greatly exceeds the median.</w:t>
        </w:r>
      </w:ins>
    </w:p>
    <w:p w14:paraId="437A678B" w14:textId="77777777" w:rsidR="00157524" w:rsidRDefault="00157524" w:rsidP="00157524">
      <w:pPr>
        <w:rPr>
          <w:ins w:id="811" w:author="Jumppanen, Paavo (O&amp;A, Hobart)" w:date="2019-03-13T16:49:00Z"/>
        </w:rPr>
      </w:pPr>
    </w:p>
    <w:p w14:paraId="314C5104" w14:textId="26E2BE22" w:rsidR="00531C74" w:rsidRDefault="00157524" w:rsidP="00531C74">
      <w:pPr>
        <w:pStyle w:val="Caption"/>
        <w:rPr>
          <w:ins w:id="812" w:author="Jumppanen, Paavo (O&amp;A, Hobart)" w:date="2019-03-13T16:41:00Z"/>
        </w:rPr>
      </w:pPr>
      <w:ins w:id="813" w:author="Jumppanen, Paavo (O&amp;A, Hobart)" w:date="2019-03-13T16:53:00Z">
        <w:r>
          <w:rPr>
            <w:noProof/>
            <w:lang w:eastAsia="en-AU"/>
          </w:rPr>
          <w:lastRenderedPageBreak/>
          <w:drawing>
            <wp:inline distT="0" distB="0" distL="0" distR="0" wp14:anchorId="63A4E648" wp14:editId="72707C18">
              <wp:extent cx="5490240" cy="549024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19.5.10under.rt.SSB_SSBMSY.emf"/>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57CCE084" w14:textId="2CEC3086" w:rsidR="00531C74" w:rsidRDefault="00531C74" w:rsidP="00531C74">
      <w:pPr>
        <w:pStyle w:val="Caption"/>
        <w:rPr>
          <w:ins w:id="814" w:author="Jumppanen, Paavo (O&amp;A, Hobart)" w:date="2019-03-13T16:41:00Z"/>
        </w:rPr>
      </w:pPr>
      <w:ins w:id="815" w:author="Jumppanen, Paavo (O&amp;A, Hobart)" w:date="2019-03-13T16:41: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w:t>
        </w:r>
        <w:r w:rsidR="00157524">
          <w:t xml:space="preserve"> </w:t>
        </w:r>
        <w:r>
          <w:t xml:space="preserve">c) 10% unreported over-catch. </w:t>
        </w:r>
      </w:ins>
      <w:ins w:id="816" w:author="Jumppanen, Paavo (O&amp;A, Hobart)" w:date="2019-03-13T16:42:00Z">
        <w:r w:rsidRPr="008312FD">
          <w:t xml:space="preserve">Time series of spawning stock size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sidRPr="008312FD">
          <w:t>the</w:t>
        </w:r>
        <w:proofErr w:type="gramEnd"/>
        <w:r w:rsidRPr="008312FD">
          <w:t xml:space="preserve"> light shaded ribbon represents the 10th-90th percentiles. Thick broken lines represent the interim target (green) and limit (red) reference points. The 3 thin coloured lines represent examples of individual realizations (the same OM scenarios across MPs and performance measures), to illustrate that individual variability greatly exceeds the median.</w:t>
        </w:r>
      </w:ins>
    </w:p>
    <w:p w14:paraId="69CE0E87" w14:textId="77777777" w:rsidR="00531C74" w:rsidRDefault="00531C74" w:rsidP="00531C74">
      <w:pPr>
        <w:rPr>
          <w:ins w:id="817" w:author="Jumppanen, Paavo (O&amp;A, Hobart)" w:date="2019-03-13T16:41:00Z"/>
        </w:rPr>
      </w:pPr>
    </w:p>
    <w:p w14:paraId="2DFB0359" w14:textId="02C937F7" w:rsidR="00157524" w:rsidRDefault="00157524" w:rsidP="00157524">
      <w:pPr>
        <w:pStyle w:val="Caption"/>
        <w:rPr>
          <w:ins w:id="818" w:author="Jumppanen, Paavo (O&amp;A, Hobart)" w:date="2019-03-13T16:52:00Z"/>
        </w:rPr>
      </w:pPr>
      <w:ins w:id="819" w:author="Jumppanen, Paavo (O&amp;A, Hobart)" w:date="2019-03-13T16:53:00Z">
        <w:r>
          <w:rPr>
            <w:noProof/>
            <w:lang w:eastAsia="en-AU"/>
          </w:rPr>
          <w:lastRenderedPageBreak/>
          <w:drawing>
            <wp:inline distT="0" distB="0" distL="0" distR="0" wp14:anchorId="7C749EA6" wp14:editId="7401D202">
              <wp:extent cx="5490240" cy="549024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19.5.CPUEtrend.rt.SSB_SSBMSY.emf"/>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11BC3BDC" w14:textId="7C637761" w:rsidR="00157524" w:rsidRDefault="00157524" w:rsidP="00157524">
      <w:pPr>
        <w:pStyle w:val="Caption"/>
        <w:rPr>
          <w:ins w:id="820" w:author="Jumppanen, Paavo (O&amp;A, Hobart)" w:date="2019-03-13T16:52:00Z"/>
        </w:rPr>
      </w:pPr>
      <w:ins w:id="821" w:author="Jumppanen, Paavo (O&amp;A, Hobart)" w:date="2019-03-13T16:52: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d) 3% p.a. longline catchability trend. </w:t>
        </w:r>
        <w:r w:rsidRPr="008312FD">
          <w:t xml:space="preserve">Time series of spawning stock size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sidRPr="008312FD">
          <w:t>the</w:t>
        </w:r>
        <w:proofErr w:type="gramEnd"/>
        <w:r w:rsidRPr="008312FD">
          <w:t xml:space="preserve"> light shaded ribbon represents the 10th-90th percentiles. Thick broken lines represent the interim target (green) and limit (red) reference points. The 3 thin coloured lines represent examples of individual realizations (the same OM scenarios across MPs and performance measures), to illustrate that individual variability greatly exceeds the median.</w:t>
        </w:r>
      </w:ins>
    </w:p>
    <w:p w14:paraId="7D51282E" w14:textId="77777777" w:rsidR="00157524" w:rsidRDefault="00157524" w:rsidP="00157524">
      <w:pPr>
        <w:rPr>
          <w:ins w:id="822" w:author="Jumppanen, Paavo (O&amp;A, Hobart)" w:date="2019-03-13T16:52:00Z"/>
        </w:rPr>
      </w:pPr>
    </w:p>
    <w:p w14:paraId="3924FA95" w14:textId="74E7C4FF" w:rsidR="0039795F" w:rsidRDefault="0039795F" w:rsidP="0039795F">
      <w:pPr>
        <w:pStyle w:val="Caption"/>
        <w:rPr>
          <w:ins w:id="823" w:author="Jumppanen, Paavo (O&amp;A, Hobart)" w:date="2019-03-13T16:55:00Z"/>
        </w:rPr>
      </w:pPr>
      <w:ins w:id="824" w:author="Jumppanen, Paavo (O&amp;A, Hobart)" w:date="2019-03-13T16:56:00Z">
        <w:r>
          <w:rPr>
            <w:noProof/>
            <w:lang w:eastAsia="en-AU"/>
          </w:rPr>
          <w:lastRenderedPageBreak/>
          <w:drawing>
            <wp:inline distT="0" distB="0" distL="0" distR="0" wp14:anchorId="7A7D6DD5" wp14:editId="4B831BAC">
              <wp:extent cx="5490240" cy="549024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B19.5.CPUE.rt.F_FMSY.emf"/>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5AAE07E9" w14:textId="48254D07" w:rsidR="0039795F" w:rsidRDefault="0039795F" w:rsidP="0039795F">
      <w:pPr>
        <w:pStyle w:val="Caption"/>
        <w:rPr>
          <w:ins w:id="825" w:author="Jumppanen, Paavo (O&amp;A, Hobart)" w:date="2019-03-13T16:55:00Z"/>
        </w:rPr>
      </w:pPr>
      <w:ins w:id="826" w:author="Jumppanen, Paavo (O&amp;A, Hobart)" w:date="2019-03-13T16:55: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a) annual aggregate CPUE CV=0.3 and auto-correlation=0.5. </w:t>
        </w:r>
        <w:r>
          <w:rPr>
            <w:i w:val="0"/>
            <w:iCs w:val="0"/>
            <w:sz w:val="17"/>
            <w:szCs w:val="17"/>
          </w:rPr>
          <w:t xml:space="preserve">Time series of fishing intensity (Upper bound truncated at F = 3)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Pr>
            <w:i w:val="0"/>
            <w:iCs w:val="0"/>
            <w:sz w:val="17"/>
            <w:szCs w:val="17"/>
          </w:rPr>
          <w:t>the</w:t>
        </w:r>
        <w:proofErr w:type="gramEnd"/>
        <w:r>
          <w:rPr>
            <w:i w:val="0"/>
            <w:iCs w:val="0"/>
            <w:sz w:val="17"/>
            <w:szCs w:val="17"/>
          </w:rPr>
          <w:t xml:space="preserve"> light shaded ribbon represents the 10th-90th percentiles. Thick broken lines represent the interim target (green) and limit (red) reference points. The 3 thin coloured lines represent examples of individual realizations (the same OM scenarios across MPs and performance measures), to illustrate that individual variability greatly exceeds the median</w:t>
        </w:r>
        <w:r w:rsidRPr="008312FD">
          <w:t>.</w:t>
        </w:r>
      </w:ins>
    </w:p>
    <w:p w14:paraId="6172510E" w14:textId="77777777" w:rsidR="0039795F" w:rsidRDefault="0039795F" w:rsidP="0039795F">
      <w:pPr>
        <w:rPr>
          <w:ins w:id="827" w:author="Jumppanen, Paavo (O&amp;A, Hobart)" w:date="2019-03-13T16:55:00Z"/>
        </w:rPr>
      </w:pPr>
    </w:p>
    <w:p w14:paraId="799C7700" w14:textId="68D947B1" w:rsidR="0039795F" w:rsidRDefault="0039795F" w:rsidP="0039795F">
      <w:pPr>
        <w:pStyle w:val="Caption"/>
        <w:rPr>
          <w:ins w:id="828" w:author="Jumppanen, Paavo (O&amp;A, Hobart)" w:date="2019-03-13T16:55:00Z"/>
        </w:rPr>
      </w:pPr>
      <w:ins w:id="829" w:author="Jumppanen, Paavo (O&amp;A, Hobart)" w:date="2019-03-13T16:57:00Z">
        <w:r>
          <w:rPr>
            <w:noProof/>
            <w:lang w:eastAsia="en-AU"/>
          </w:rPr>
          <w:lastRenderedPageBreak/>
          <w:drawing>
            <wp:inline distT="0" distB="0" distL="0" distR="0" wp14:anchorId="72A0521A" wp14:editId="26B6DC7C">
              <wp:extent cx="5490240" cy="549024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B19.5.10over.rt.F_FMSY.emf"/>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028E30F1" w14:textId="654E276D" w:rsidR="0039795F" w:rsidRDefault="0039795F" w:rsidP="0039795F">
      <w:pPr>
        <w:pStyle w:val="Caption"/>
        <w:rPr>
          <w:ins w:id="830" w:author="Jumppanen, Paavo (O&amp;A, Hobart)" w:date="2019-03-13T16:55:00Z"/>
        </w:rPr>
      </w:pPr>
      <w:ins w:id="831" w:author="Jumppanen, Paavo (O&amp;A, Hobart)" w:date="2019-03-13T16:55: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b) 10% reported over-catch. </w:t>
        </w:r>
        <w:r>
          <w:rPr>
            <w:i w:val="0"/>
            <w:iCs w:val="0"/>
            <w:sz w:val="17"/>
            <w:szCs w:val="17"/>
          </w:rPr>
          <w:t xml:space="preserve">Time series of fishing intensity (Upper bound truncated at F = 3)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Pr>
            <w:i w:val="0"/>
            <w:iCs w:val="0"/>
            <w:sz w:val="17"/>
            <w:szCs w:val="17"/>
          </w:rPr>
          <w:t>the</w:t>
        </w:r>
        <w:proofErr w:type="gramEnd"/>
        <w:r>
          <w:rPr>
            <w:i w:val="0"/>
            <w:iCs w:val="0"/>
            <w:sz w:val="17"/>
            <w:szCs w:val="17"/>
          </w:rPr>
          <w:t xml:space="preserve"> light shaded ribbon represents the 10th-90th percentiles. Thick broken lines represent the interim target (green) and limit (red) reference points. The 3 thin coloured lines represent examples of individual realizations (the same OM scenarios across MPs and performance measures), to illustrate that individual variability greatly exceeds the median</w:t>
        </w:r>
        <w:r w:rsidRPr="008312FD">
          <w:t>.</w:t>
        </w:r>
      </w:ins>
    </w:p>
    <w:p w14:paraId="23F83D6F" w14:textId="77777777" w:rsidR="0039795F" w:rsidRDefault="0039795F" w:rsidP="0039795F">
      <w:pPr>
        <w:rPr>
          <w:ins w:id="832" w:author="Jumppanen, Paavo (O&amp;A, Hobart)" w:date="2019-03-13T16:55:00Z"/>
        </w:rPr>
      </w:pPr>
    </w:p>
    <w:p w14:paraId="0559816E" w14:textId="062D519A" w:rsidR="0039795F" w:rsidRDefault="0039795F" w:rsidP="0039795F">
      <w:pPr>
        <w:pStyle w:val="Caption"/>
        <w:rPr>
          <w:ins w:id="833" w:author="Jumppanen, Paavo (O&amp;A, Hobart)" w:date="2019-03-13T16:55:00Z"/>
        </w:rPr>
      </w:pPr>
      <w:ins w:id="834" w:author="Jumppanen, Paavo (O&amp;A, Hobart)" w:date="2019-03-13T16:57:00Z">
        <w:r>
          <w:rPr>
            <w:noProof/>
            <w:lang w:eastAsia="en-AU"/>
          </w:rPr>
          <w:lastRenderedPageBreak/>
          <w:drawing>
            <wp:inline distT="0" distB="0" distL="0" distR="0" wp14:anchorId="13A03998" wp14:editId="09D83FB4">
              <wp:extent cx="5490240" cy="549024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19.5.10under.rt.F_FMSY.emf"/>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55C7029F" w14:textId="123636C7" w:rsidR="0039795F" w:rsidRDefault="0039795F" w:rsidP="0039795F">
      <w:pPr>
        <w:pStyle w:val="Caption"/>
        <w:rPr>
          <w:ins w:id="835" w:author="Jumppanen, Paavo (O&amp;A, Hobart)" w:date="2019-03-13T16:55:00Z"/>
        </w:rPr>
      </w:pPr>
      <w:ins w:id="836" w:author="Jumppanen, Paavo (O&amp;A, Hobart)" w:date="2019-03-13T16:55: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c) 10% unreported over-catch. </w:t>
        </w:r>
        <w:r>
          <w:rPr>
            <w:i w:val="0"/>
            <w:iCs w:val="0"/>
            <w:sz w:val="17"/>
            <w:szCs w:val="17"/>
          </w:rPr>
          <w:t xml:space="preserve">Time series of fishing intensity (Upper bound truncated at F = 3)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Pr>
            <w:i w:val="0"/>
            <w:iCs w:val="0"/>
            <w:sz w:val="17"/>
            <w:szCs w:val="17"/>
          </w:rPr>
          <w:t>the</w:t>
        </w:r>
        <w:proofErr w:type="gramEnd"/>
        <w:r>
          <w:rPr>
            <w:i w:val="0"/>
            <w:iCs w:val="0"/>
            <w:sz w:val="17"/>
            <w:szCs w:val="17"/>
          </w:rPr>
          <w:t xml:space="preserve"> light shaded ribbon represents the 10th-90th percentiles. Thick broken lines represent the interim target (green) and limit (red) reference points. The 3 thin coloured lines represent examples of individual realizations (the same OM scenarios across MPs and performance measures), to illustrate that individual variability greatly exceeds the median</w:t>
        </w:r>
        <w:r w:rsidRPr="008312FD">
          <w:t>.</w:t>
        </w:r>
      </w:ins>
    </w:p>
    <w:p w14:paraId="4EBC674D" w14:textId="77777777" w:rsidR="0039795F" w:rsidRDefault="0039795F" w:rsidP="0039795F">
      <w:pPr>
        <w:rPr>
          <w:ins w:id="837" w:author="Jumppanen, Paavo (O&amp;A, Hobart)" w:date="2019-03-13T16:55:00Z"/>
        </w:rPr>
      </w:pPr>
    </w:p>
    <w:p w14:paraId="2CD3D123" w14:textId="280A1B58" w:rsidR="0039795F" w:rsidRDefault="0039795F" w:rsidP="0039795F">
      <w:pPr>
        <w:pStyle w:val="Caption"/>
        <w:rPr>
          <w:ins w:id="838" w:author="Jumppanen, Paavo (O&amp;A, Hobart)" w:date="2019-03-13T16:55:00Z"/>
        </w:rPr>
      </w:pPr>
      <w:ins w:id="839" w:author="Jumppanen, Paavo (O&amp;A, Hobart)" w:date="2019-03-13T16:57:00Z">
        <w:r>
          <w:rPr>
            <w:noProof/>
            <w:lang w:eastAsia="en-AU"/>
          </w:rPr>
          <w:lastRenderedPageBreak/>
          <w:drawing>
            <wp:inline distT="0" distB="0" distL="0" distR="0" wp14:anchorId="26C7BA2A" wp14:editId="5B270CB6">
              <wp:extent cx="5490240" cy="54902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19.5.CPUEtrend.rt.F_FMSY.emf"/>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550AEF39" w14:textId="4D1D6974" w:rsidR="0039795F" w:rsidRDefault="0039795F" w:rsidP="0039795F">
      <w:pPr>
        <w:pStyle w:val="Caption"/>
        <w:rPr>
          <w:ins w:id="840" w:author="Jumppanen, Paavo (O&amp;A, Hobart)" w:date="2019-03-13T16:55:00Z"/>
        </w:rPr>
      </w:pPr>
      <w:ins w:id="841" w:author="Jumppanen, Paavo (O&amp;A, Hobart)" w:date="2019-03-13T16:55: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d) 3% p.a. longline catchability trend. </w:t>
        </w:r>
      </w:ins>
      <w:ins w:id="842" w:author="Jumppanen, Paavo (O&amp;A, Hobart)" w:date="2019-03-13T16:56:00Z">
        <w:r>
          <w:rPr>
            <w:i w:val="0"/>
            <w:iCs w:val="0"/>
            <w:sz w:val="17"/>
            <w:szCs w:val="17"/>
          </w:rPr>
          <w:t xml:space="preserve">Time series of fishing intensity (Upper bound truncated at F = 3)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Pr>
            <w:i w:val="0"/>
            <w:iCs w:val="0"/>
            <w:sz w:val="17"/>
            <w:szCs w:val="17"/>
          </w:rPr>
          <w:t>the</w:t>
        </w:r>
        <w:proofErr w:type="gramEnd"/>
        <w:r>
          <w:rPr>
            <w:i w:val="0"/>
            <w:iCs w:val="0"/>
            <w:sz w:val="17"/>
            <w:szCs w:val="17"/>
          </w:rPr>
          <w:t xml:space="preserve"> light shaded ribbon represents the 10th-90th percentiles. Thick broken lines represent the interim target (green) and limit (red) reference points. The 3 thin coloured lines represent examples of individual realizations (the same OM scenarios across MPs and performance measures), to illustrate that individual variability greatly exceeds the median</w:t>
        </w:r>
        <w:r w:rsidRPr="008312FD">
          <w:t>.</w:t>
        </w:r>
      </w:ins>
    </w:p>
    <w:p w14:paraId="1F8850CD" w14:textId="77777777" w:rsidR="0039795F" w:rsidRDefault="0039795F" w:rsidP="0039795F">
      <w:pPr>
        <w:rPr>
          <w:ins w:id="843" w:author="Jumppanen, Paavo (O&amp;A, Hobart)" w:date="2019-03-13T16:58:00Z"/>
        </w:rPr>
      </w:pPr>
    </w:p>
    <w:p w14:paraId="0D9FE204" w14:textId="0D346B28" w:rsidR="0039795F" w:rsidRDefault="0039795F" w:rsidP="0039795F">
      <w:pPr>
        <w:pStyle w:val="Caption"/>
        <w:rPr>
          <w:ins w:id="844" w:author="Jumppanen, Paavo (O&amp;A, Hobart)" w:date="2019-03-13T16:58:00Z"/>
        </w:rPr>
      </w:pPr>
      <w:ins w:id="845" w:author="Jumppanen, Paavo (O&amp;A, Hobart)" w:date="2019-03-13T16:59:00Z">
        <w:r>
          <w:rPr>
            <w:noProof/>
            <w:lang w:eastAsia="en-AU"/>
          </w:rPr>
          <w:lastRenderedPageBreak/>
          <w:drawing>
            <wp:inline distT="0" distB="0" distL="0" distR="0" wp14:anchorId="2EFFA444" wp14:editId="56B724C0">
              <wp:extent cx="5490240" cy="549024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B19.5.CPUE.rt.C.emf"/>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49AE759D" w14:textId="7B57B30F" w:rsidR="0039795F" w:rsidRDefault="0039795F" w:rsidP="0039795F">
      <w:pPr>
        <w:pStyle w:val="Caption"/>
        <w:rPr>
          <w:ins w:id="846" w:author="Jumppanen, Paavo (O&amp;A, Hobart)" w:date="2019-03-13T16:58:00Z"/>
        </w:rPr>
      </w:pPr>
      <w:ins w:id="847" w:author="Jumppanen, Paavo (O&amp;A, Hobart)" w:date="2019-03-13T16:58: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a) annual aggregate CPUE CV=0.3 and auto-correlation=0.5. </w:t>
        </w:r>
      </w:ins>
      <w:ins w:id="848" w:author="Jumppanen, Paavo (O&amp;A, Hobart)" w:date="2019-03-13T16:59:00Z">
        <w:r w:rsidRPr="008312FD">
          <w:rPr>
            <w:i w:val="0"/>
            <w:iCs w:val="0"/>
            <w:sz w:val="17"/>
            <w:szCs w:val="17"/>
          </w:rPr>
          <w:t xml:space="preserve">Time series of catch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sidRPr="008312FD">
          <w:rPr>
            <w:i w:val="0"/>
            <w:iCs w:val="0"/>
            <w:sz w:val="17"/>
            <w:szCs w:val="17"/>
          </w:rPr>
          <w:t>the</w:t>
        </w:r>
        <w:proofErr w:type="gramEnd"/>
        <w:r w:rsidRPr="008312FD">
          <w:rPr>
            <w:i w:val="0"/>
            <w:iCs w:val="0"/>
            <w:sz w:val="17"/>
            <w:szCs w:val="17"/>
          </w:rPr>
          <w:t xml:space="preserve"> light shaded ribbon represents the 10th-90th percentiles. The broken black horizontal line represents recent (2016) catch. The 3 thin coloured lines represent examples of individual realizations (the same OM scenarios across MPs and performance measures), to illustrate that individual variability greatly exceeds the median</w:t>
        </w:r>
        <w:r w:rsidRPr="008312FD">
          <w:t>.</w:t>
        </w:r>
      </w:ins>
    </w:p>
    <w:p w14:paraId="44E2F0C9" w14:textId="77777777" w:rsidR="0039795F" w:rsidRDefault="0039795F" w:rsidP="0039795F">
      <w:pPr>
        <w:rPr>
          <w:ins w:id="849" w:author="Jumppanen, Paavo (O&amp;A, Hobart)" w:date="2019-03-13T16:58:00Z"/>
        </w:rPr>
      </w:pPr>
    </w:p>
    <w:p w14:paraId="513C264F" w14:textId="6678B922" w:rsidR="0039795F" w:rsidRDefault="0039795F" w:rsidP="0039795F">
      <w:pPr>
        <w:pStyle w:val="Caption"/>
        <w:rPr>
          <w:ins w:id="850" w:author="Jumppanen, Paavo (O&amp;A, Hobart)" w:date="2019-03-13T16:58:00Z"/>
        </w:rPr>
      </w:pPr>
      <w:ins w:id="851" w:author="Jumppanen, Paavo (O&amp;A, Hobart)" w:date="2019-03-13T16:59:00Z">
        <w:r>
          <w:rPr>
            <w:noProof/>
            <w:lang w:eastAsia="en-AU"/>
          </w:rPr>
          <w:lastRenderedPageBreak/>
          <w:drawing>
            <wp:inline distT="0" distB="0" distL="0" distR="0" wp14:anchorId="406349CF" wp14:editId="1BD7053D">
              <wp:extent cx="5490240" cy="549024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B19.5.10over.rt.C.emf"/>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0B9695FF" w14:textId="57AC03DC" w:rsidR="0039795F" w:rsidRDefault="0039795F" w:rsidP="0039795F">
      <w:pPr>
        <w:pStyle w:val="Caption"/>
        <w:rPr>
          <w:ins w:id="852" w:author="Jumppanen, Paavo (O&amp;A, Hobart)" w:date="2019-03-13T16:58:00Z"/>
        </w:rPr>
      </w:pPr>
      <w:ins w:id="853" w:author="Jumppanen, Paavo (O&amp;A, Hobart)" w:date="2019-03-13T16:58: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b) 10% reported over-catch. </w:t>
        </w:r>
        <w:r w:rsidRPr="008312FD">
          <w:rPr>
            <w:i w:val="0"/>
            <w:iCs w:val="0"/>
            <w:sz w:val="17"/>
            <w:szCs w:val="17"/>
          </w:rPr>
          <w:t xml:space="preserve">Time series of catch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sidRPr="008312FD">
          <w:rPr>
            <w:i w:val="0"/>
            <w:iCs w:val="0"/>
            <w:sz w:val="17"/>
            <w:szCs w:val="17"/>
          </w:rPr>
          <w:t>the</w:t>
        </w:r>
        <w:proofErr w:type="gramEnd"/>
        <w:r w:rsidRPr="008312FD">
          <w:rPr>
            <w:i w:val="0"/>
            <w:iCs w:val="0"/>
            <w:sz w:val="17"/>
            <w:szCs w:val="17"/>
          </w:rPr>
          <w:t xml:space="preserve"> light shaded ribbon represents the 10th-90th percentiles. The broken black horizontal line represents recent (2016) catch. The 3 thin coloured lines represent examples of individual realizations (the same OM scenarios across MPs and performance measures), to illustrate that individual variability greatly exceeds the median</w:t>
        </w:r>
        <w:r w:rsidRPr="008312FD">
          <w:t>.</w:t>
        </w:r>
      </w:ins>
    </w:p>
    <w:p w14:paraId="2B04FD54" w14:textId="77777777" w:rsidR="0039795F" w:rsidRDefault="0039795F" w:rsidP="0039795F">
      <w:pPr>
        <w:rPr>
          <w:ins w:id="854" w:author="Jumppanen, Paavo (O&amp;A, Hobart)" w:date="2019-03-13T16:58:00Z"/>
        </w:rPr>
      </w:pPr>
    </w:p>
    <w:p w14:paraId="79774100" w14:textId="0D417365" w:rsidR="0039795F" w:rsidRDefault="0039795F" w:rsidP="0039795F">
      <w:pPr>
        <w:pStyle w:val="Caption"/>
        <w:rPr>
          <w:ins w:id="855" w:author="Jumppanen, Paavo (O&amp;A, Hobart)" w:date="2019-03-13T16:58:00Z"/>
        </w:rPr>
      </w:pPr>
      <w:ins w:id="856" w:author="Jumppanen, Paavo (O&amp;A, Hobart)" w:date="2019-03-13T17:00:00Z">
        <w:r>
          <w:rPr>
            <w:noProof/>
            <w:lang w:eastAsia="en-AU"/>
          </w:rPr>
          <w:lastRenderedPageBreak/>
          <w:drawing>
            <wp:inline distT="0" distB="0" distL="0" distR="0" wp14:anchorId="22F495E7" wp14:editId="6E4481C5">
              <wp:extent cx="5490240" cy="549024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B19.5.10under.rt.C.emf"/>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p>
    <w:p w14:paraId="6F0593C2" w14:textId="47BF4A36" w:rsidR="0039795F" w:rsidRDefault="0039795F" w:rsidP="0039795F">
      <w:pPr>
        <w:pStyle w:val="Caption"/>
        <w:rPr>
          <w:ins w:id="857" w:author="Jumppanen, Paavo (O&amp;A, Hobart)" w:date="2019-03-13T16:58:00Z"/>
        </w:rPr>
      </w:pPr>
      <w:ins w:id="858" w:author="Jumppanen, Paavo (O&amp;A, Hobart)" w:date="2019-03-13T16:58: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c) 10% unreported over-catch. </w:t>
        </w:r>
        <w:r w:rsidRPr="008312FD">
          <w:rPr>
            <w:i w:val="0"/>
            <w:iCs w:val="0"/>
            <w:sz w:val="17"/>
            <w:szCs w:val="17"/>
          </w:rPr>
          <w:t xml:space="preserve">Time series of catch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sidRPr="008312FD">
          <w:rPr>
            <w:i w:val="0"/>
            <w:iCs w:val="0"/>
            <w:sz w:val="17"/>
            <w:szCs w:val="17"/>
          </w:rPr>
          <w:t>the</w:t>
        </w:r>
        <w:proofErr w:type="gramEnd"/>
        <w:r w:rsidRPr="008312FD">
          <w:rPr>
            <w:i w:val="0"/>
            <w:iCs w:val="0"/>
            <w:sz w:val="17"/>
            <w:szCs w:val="17"/>
          </w:rPr>
          <w:t xml:space="preserve"> light shaded ribbon represents the 10th-90th percentiles. The broken black horizontal line represents recent (2016) catch. The 3 thin coloured lines represent examples of individual realizations (the same OM scenarios across MPs and performance measures), to illustrate that individual variability greatly exceeds the median</w:t>
        </w:r>
        <w:r w:rsidRPr="008312FD">
          <w:t>.</w:t>
        </w:r>
      </w:ins>
    </w:p>
    <w:p w14:paraId="440275EF" w14:textId="77777777" w:rsidR="0039795F" w:rsidRDefault="0039795F" w:rsidP="0039795F">
      <w:pPr>
        <w:rPr>
          <w:ins w:id="859" w:author="Jumppanen, Paavo (O&amp;A, Hobart)" w:date="2019-03-13T16:58:00Z"/>
        </w:rPr>
      </w:pPr>
    </w:p>
    <w:p w14:paraId="2D73206D" w14:textId="1DE94235" w:rsidR="0039795F" w:rsidRDefault="0039795F" w:rsidP="0039795F">
      <w:pPr>
        <w:pStyle w:val="Caption"/>
        <w:rPr>
          <w:ins w:id="860" w:author="Jumppanen, Paavo (O&amp;A, Hobart)" w:date="2019-03-13T16:58:00Z"/>
        </w:rPr>
      </w:pPr>
      <w:bookmarkStart w:id="861" w:name="_GoBack"/>
      <w:ins w:id="862" w:author="Jumppanen, Paavo (O&amp;A, Hobart)" w:date="2019-03-13T17:00:00Z">
        <w:r>
          <w:rPr>
            <w:noProof/>
            <w:lang w:eastAsia="en-AU"/>
          </w:rPr>
          <w:lastRenderedPageBreak/>
          <w:drawing>
            <wp:inline distT="0" distB="0" distL="0" distR="0" wp14:anchorId="189DA52D" wp14:editId="29075EC4">
              <wp:extent cx="5490240" cy="549024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B19.5.CPUEtrend.rt.C.emf"/>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490240" cy="5490240"/>
                      </a:xfrm>
                      <a:prstGeom prst="rect">
                        <a:avLst/>
                      </a:prstGeom>
                    </pic:spPr>
                  </pic:pic>
                </a:graphicData>
              </a:graphic>
            </wp:inline>
          </w:drawing>
        </w:r>
      </w:ins>
      <w:bookmarkEnd w:id="861"/>
    </w:p>
    <w:p w14:paraId="34AFBDD4" w14:textId="0F6A0B44" w:rsidR="0039795F" w:rsidRDefault="0039795F" w:rsidP="0039795F">
      <w:pPr>
        <w:pStyle w:val="Caption"/>
        <w:rPr>
          <w:ins w:id="863" w:author="Jumppanen, Paavo (O&amp;A, Hobart)" w:date="2019-03-13T16:58:00Z"/>
        </w:rPr>
      </w:pPr>
      <w:ins w:id="864" w:author="Jumppanen, Paavo (O&amp;A, Hobart)" w:date="2019-03-13T16:58:00Z">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Big Eye </w:t>
        </w:r>
        <w:proofErr w:type="spellStart"/>
        <w:r>
          <w:t>bobustness</w:t>
        </w:r>
        <w:proofErr w:type="spellEnd"/>
        <w:r>
          <w:t xml:space="preserve"> cases (B19.5) d) 3% p.a. longline catchability trend. </w:t>
        </w:r>
        <w:r w:rsidRPr="008312FD">
          <w:rPr>
            <w:i w:val="0"/>
            <w:iCs w:val="0"/>
            <w:sz w:val="17"/>
            <w:szCs w:val="17"/>
          </w:rPr>
          <w:t xml:space="preserve">Time series of catch for the candidate MPs. The top panel represents the historical estimates from the reference case operating model, and lower plots represent the projection period. The solid vertical line represents the last year used in the historical conditioning. The broken vertical line represents the first year that the MP is applied. The median is represented by the bold black line, the dark shaded ribbon represents the 25th-75th percentiles, </w:t>
        </w:r>
        <w:proofErr w:type="gramStart"/>
        <w:r w:rsidRPr="008312FD">
          <w:rPr>
            <w:i w:val="0"/>
            <w:iCs w:val="0"/>
            <w:sz w:val="17"/>
            <w:szCs w:val="17"/>
          </w:rPr>
          <w:t>the</w:t>
        </w:r>
        <w:proofErr w:type="gramEnd"/>
        <w:r w:rsidRPr="008312FD">
          <w:rPr>
            <w:i w:val="0"/>
            <w:iCs w:val="0"/>
            <w:sz w:val="17"/>
            <w:szCs w:val="17"/>
          </w:rPr>
          <w:t xml:space="preserve"> light shaded ribbon represents the 10th-90th percentiles. The broken black horizontal line represents recent (2016) catch. The 3 thin coloured lines represent examples of individual realizations (the same OM scenarios across MPs and performance measures), to illustrate that individual variability greatly exceeds the median</w:t>
        </w:r>
        <w:r w:rsidRPr="008312FD">
          <w:t>.</w:t>
        </w:r>
      </w:ins>
    </w:p>
    <w:p w14:paraId="55124BC0" w14:textId="77777777" w:rsidR="0039795F" w:rsidRDefault="0039795F" w:rsidP="0039795F">
      <w:pPr>
        <w:rPr>
          <w:ins w:id="865" w:author="Jumppanen, Paavo (O&amp;A, Hobart)" w:date="2019-03-13T16:58:00Z"/>
        </w:rPr>
      </w:pPr>
    </w:p>
    <w:p w14:paraId="6CE808BF" w14:textId="77777777" w:rsidR="0039795F" w:rsidRDefault="0039795F" w:rsidP="0039795F">
      <w:pPr>
        <w:rPr>
          <w:ins w:id="866" w:author="Jumppanen, Paavo (O&amp;A, Hobart)" w:date="2019-03-13T16:55:00Z"/>
        </w:rPr>
      </w:pPr>
    </w:p>
    <w:p w14:paraId="2D0B1279" w14:textId="77777777" w:rsidR="004763D8" w:rsidRDefault="004763D8" w:rsidP="004763D8"/>
    <w:p w14:paraId="7A0C4441" w14:textId="77777777" w:rsidR="0075413B" w:rsidRDefault="0075413B" w:rsidP="004763D8"/>
    <w:p w14:paraId="1CD06DD3" w14:textId="0DFD336C" w:rsidR="004763D8" w:rsidRPr="004763D8" w:rsidRDefault="004763D8" w:rsidP="004763D8">
      <w:r>
        <w:t>Aside from the new uncertainty dimensions discussed above, seven additional robustness scenarios were proposed in the WPTT/WPM 2018. The first four were addressed by changing the OM projection assumptions</w:t>
      </w:r>
      <w:r w:rsidR="0075413B">
        <w:t xml:space="preserve"> (</w:t>
      </w:r>
      <w:r w:rsidR="0075413B" w:rsidRPr="0075413B">
        <w:rPr>
          <w:highlight w:val="cyan"/>
        </w:rPr>
        <w:t>key resul</w:t>
      </w:r>
      <w:r w:rsidR="0075413B">
        <w:rPr>
          <w:highlight w:val="cyan"/>
        </w:rPr>
        <w:t xml:space="preserve">t figs </w:t>
      </w:r>
      <w:r w:rsidR="0075413B" w:rsidRPr="0075413B">
        <w:rPr>
          <w:highlight w:val="cyan"/>
        </w:rPr>
        <w:t>(using B19.4 + central tuning to reference case</w:t>
      </w:r>
      <w:r w:rsidR="0075413B">
        <w:rPr>
          <w:highlight w:val="cyan"/>
        </w:rPr>
        <w:t>)</w:t>
      </w:r>
      <w:r w:rsidR="0075413B">
        <w:t>)</w:t>
      </w:r>
      <w:r>
        <w:t xml:space="preserve">. The last three were not addressed for reasons discussed below. </w:t>
      </w:r>
    </w:p>
    <w:p w14:paraId="0311EBF5" w14:textId="77777777" w:rsidR="004763D8" w:rsidRPr="004763D8" w:rsidRDefault="004763D8" w:rsidP="004763D8">
      <w:pPr>
        <w:pStyle w:val="IOTCReportNormalNumbered"/>
        <w:numPr>
          <w:ilvl w:val="0"/>
          <w:numId w:val="15"/>
        </w:numPr>
        <w:tabs>
          <w:tab w:val="left" w:pos="540"/>
        </w:tabs>
        <w:rPr>
          <w:lang w:val="en-US"/>
        </w:rPr>
      </w:pPr>
      <w:r w:rsidRPr="004763D8">
        <w:t>Annual aggregated CPUE CV = 0.3 (auto-correlation = 0.5)</w:t>
      </w:r>
    </w:p>
    <w:p w14:paraId="6195C13C" w14:textId="77777777" w:rsidR="004763D8" w:rsidRPr="004763D8" w:rsidRDefault="004763D8" w:rsidP="004763D8">
      <w:pPr>
        <w:pStyle w:val="IOTCReportNormalNumbered"/>
        <w:numPr>
          <w:ilvl w:val="0"/>
          <w:numId w:val="15"/>
        </w:numPr>
        <w:tabs>
          <w:tab w:val="left" w:pos="540"/>
        </w:tabs>
        <w:rPr>
          <w:lang w:val="en-US"/>
        </w:rPr>
      </w:pPr>
      <w:r w:rsidRPr="004763D8">
        <w:lastRenderedPageBreak/>
        <w:t>10% reported over-catch (projections only; reference case conditioning)</w:t>
      </w:r>
    </w:p>
    <w:p w14:paraId="49231395" w14:textId="77777777" w:rsidR="004763D8" w:rsidRPr="004763D8" w:rsidRDefault="004763D8" w:rsidP="004763D8">
      <w:pPr>
        <w:pStyle w:val="IOTCReportNormalNumbered"/>
        <w:numPr>
          <w:ilvl w:val="0"/>
          <w:numId w:val="15"/>
        </w:numPr>
        <w:tabs>
          <w:tab w:val="left" w:pos="540"/>
        </w:tabs>
        <w:rPr>
          <w:lang w:val="en-US"/>
        </w:rPr>
      </w:pPr>
      <w:r w:rsidRPr="004763D8">
        <w:t>10% unreported over-catch (projections only; reference case conditioning)</w:t>
      </w:r>
    </w:p>
    <w:p w14:paraId="61B3247A" w14:textId="77777777" w:rsidR="004763D8" w:rsidRPr="004763D8" w:rsidRDefault="004763D8" w:rsidP="004763D8">
      <w:pPr>
        <w:pStyle w:val="IOTCReportNormalNumbered"/>
        <w:numPr>
          <w:ilvl w:val="0"/>
          <w:numId w:val="15"/>
        </w:numPr>
        <w:tabs>
          <w:tab w:val="left" w:pos="540"/>
        </w:tabs>
        <w:rPr>
          <w:lang w:val="en-US"/>
        </w:rPr>
      </w:pPr>
      <w:r w:rsidRPr="004763D8">
        <w:t>3% LL catchability trend (projections only; reference case conditioning)</w:t>
      </w:r>
    </w:p>
    <w:p w14:paraId="308B44FF" w14:textId="77777777" w:rsidR="004763D8" w:rsidRDefault="004763D8" w:rsidP="004763D8">
      <w:pPr>
        <w:pStyle w:val="IOTCReportNormalNumbered"/>
        <w:numPr>
          <w:ilvl w:val="0"/>
          <w:numId w:val="15"/>
        </w:numPr>
        <w:tabs>
          <w:tab w:val="left" w:pos="540"/>
        </w:tabs>
        <w:rPr>
          <w:lang w:val="en-AU"/>
        </w:rPr>
      </w:pPr>
      <w:r w:rsidRPr="00181CBB">
        <w:rPr>
          <w:lang w:val="en-AU"/>
        </w:rPr>
        <w:t xml:space="preserve">Spatial Structure- possibly additional area around eastern INDONESIA, another in the Bay of Bengal Region and the area around Oman (other area stratification as is). </w:t>
      </w:r>
    </w:p>
    <w:p w14:paraId="69E2BAF5" w14:textId="4E9E722F" w:rsidR="004763D8" w:rsidRPr="00181CBB" w:rsidRDefault="004763D8" w:rsidP="004763D8">
      <w:pPr>
        <w:pStyle w:val="IOTCReportNormalNumbered"/>
        <w:numPr>
          <w:ilvl w:val="1"/>
          <w:numId w:val="15"/>
        </w:numPr>
        <w:tabs>
          <w:tab w:val="left" w:pos="540"/>
        </w:tabs>
        <w:rPr>
          <w:lang w:val="en-AU"/>
        </w:rPr>
      </w:pPr>
      <w:r>
        <w:rPr>
          <w:lang w:val="en-AU"/>
        </w:rPr>
        <w:t xml:space="preserve">This is a major restructuring of model assumptions that would require considerable data </w:t>
      </w:r>
      <w:proofErr w:type="gramStart"/>
      <w:r>
        <w:rPr>
          <w:lang w:val="en-AU"/>
        </w:rPr>
        <w:t>processing</w:t>
      </w:r>
      <w:proofErr w:type="gramEnd"/>
      <w:r>
        <w:rPr>
          <w:lang w:val="en-AU"/>
        </w:rPr>
        <w:t xml:space="preserve">. The request </w:t>
      </w:r>
      <w:r w:rsidR="00AF27F5">
        <w:rPr>
          <w:lang w:val="en-AU"/>
        </w:rPr>
        <w:t>would require a more explicit definition, and an explanation of the rationale seems warranted. Given that the assessment already appears to be over-parameterized, with unstable parameter estimation, adding more complexity with areas that probably cannot be reliably linked with tags or longline CPUE series does not seem like a</w:t>
      </w:r>
      <w:r w:rsidR="009D5BB1">
        <w:rPr>
          <w:lang w:val="en-AU"/>
        </w:rPr>
        <w:t xml:space="preserve"> fruitful avenue for exploration</w:t>
      </w:r>
      <w:r w:rsidR="00AF27F5">
        <w:rPr>
          <w:lang w:val="en-AU"/>
        </w:rPr>
        <w:t>.</w:t>
      </w:r>
    </w:p>
    <w:p w14:paraId="3A2B3E6B" w14:textId="77777777" w:rsidR="004763D8" w:rsidRDefault="004763D8" w:rsidP="004763D8">
      <w:pPr>
        <w:pStyle w:val="IOTCReportNormalNumbered"/>
        <w:numPr>
          <w:ilvl w:val="0"/>
          <w:numId w:val="15"/>
        </w:numPr>
        <w:tabs>
          <w:tab w:val="left" w:pos="540"/>
        </w:tabs>
        <w:rPr>
          <w:lang w:val="en-AU"/>
        </w:rPr>
      </w:pPr>
      <w:r w:rsidRPr="00181CBB">
        <w:rPr>
          <w:lang w:val="en-AU"/>
        </w:rPr>
        <w:t xml:space="preserve">Non stationary M, </w:t>
      </w:r>
      <w:proofErr w:type="spellStart"/>
      <w:r w:rsidRPr="00181CBB">
        <w:rPr>
          <w:lang w:val="en-AU"/>
        </w:rPr>
        <w:t>linf</w:t>
      </w:r>
      <w:proofErr w:type="spellEnd"/>
      <w:r w:rsidRPr="00181CBB">
        <w:rPr>
          <w:lang w:val="en-AU"/>
        </w:rPr>
        <w:t xml:space="preserve"> and K in the projections.</w:t>
      </w:r>
    </w:p>
    <w:p w14:paraId="28065A8D" w14:textId="754EDB64" w:rsidR="00AF27F5" w:rsidRPr="00181CBB" w:rsidRDefault="00AF27F5" w:rsidP="00AF27F5">
      <w:pPr>
        <w:pStyle w:val="IOTCReportNormalNumbered"/>
        <w:numPr>
          <w:ilvl w:val="1"/>
          <w:numId w:val="15"/>
        </w:numPr>
        <w:tabs>
          <w:tab w:val="left" w:pos="540"/>
        </w:tabs>
        <w:rPr>
          <w:lang w:val="en-AU"/>
        </w:rPr>
      </w:pPr>
      <w:r>
        <w:rPr>
          <w:lang w:val="en-AU"/>
        </w:rPr>
        <w:t>While untested to date, the OM includes the functionality to add some or all of these features. However, before venturing down this route, we would like the proponents to provide specific requests</w:t>
      </w:r>
      <w:r w:rsidR="008E45B3">
        <w:rPr>
          <w:lang w:val="en-AU"/>
        </w:rPr>
        <w:t xml:space="preserve"> (e.g. magnitude of change, time series structure)</w:t>
      </w:r>
      <w:r>
        <w:rPr>
          <w:lang w:val="en-AU"/>
        </w:rPr>
        <w:t xml:space="preserve"> ideally with some empirical justification.</w:t>
      </w:r>
    </w:p>
    <w:p w14:paraId="16CC983C" w14:textId="77777777" w:rsidR="00AF27F5" w:rsidRDefault="004763D8" w:rsidP="00AF27F5">
      <w:pPr>
        <w:pStyle w:val="IOTCReportNormalNumbered"/>
        <w:numPr>
          <w:ilvl w:val="0"/>
          <w:numId w:val="15"/>
        </w:numPr>
        <w:tabs>
          <w:tab w:val="left" w:pos="540"/>
        </w:tabs>
        <w:rPr>
          <w:lang w:val="en-AU"/>
        </w:rPr>
      </w:pPr>
      <w:r w:rsidRPr="00181CBB">
        <w:rPr>
          <w:lang w:val="en-AU"/>
        </w:rPr>
        <w:t>Stock Structure (based on ongoing IO stock structure project). </w:t>
      </w:r>
    </w:p>
    <w:p w14:paraId="41F8F470" w14:textId="77777777" w:rsidR="00E954D3" w:rsidRPr="00AF27F5" w:rsidRDefault="00AF27F5" w:rsidP="00AF27F5">
      <w:pPr>
        <w:pStyle w:val="IOTCReportNormalNumbered"/>
        <w:numPr>
          <w:ilvl w:val="1"/>
          <w:numId w:val="15"/>
        </w:numPr>
        <w:tabs>
          <w:tab w:val="left" w:pos="540"/>
        </w:tabs>
        <w:rPr>
          <w:lang w:val="en-AU"/>
        </w:rPr>
      </w:pPr>
      <w:r>
        <w:rPr>
          <w:lang w:val="en-AU"/>
        </w:rPr>
        <w:t>While untested to date, the OM was originally designed to include this functionality. However, this adds considerable complexity in terms of conditioning assumptions and the provision of summary statistics etc. This was deferred as a longer term goal, ideally informed by the ongoing Indian Ocean stock structure project.</w:t>
      </w:r>
    </w:p>
    <w:p w14:paraId="06C640D6" w14:textId="77777777" w:rsidR="00841641" w:rsidRDefault="00841641" w:rsidP="00841641">
      <w:pPr>
        <w:pStyle w:val="Heading2"/>
      </w:pPr>
    </w:p>
    <w:p w14:paraId="42C815A7" w14:textId="77777777" w:rsidR="0080534C" w:rsidRPr="0080534C" w:rsidRDefault="0080534C" w:rsidP="0080534C"/>
    <w:p w14:paraId="7EB2048A" w14:textId="77777777" w:rsidR="00566677" w:rsidRDefault="00566677" w:rsidP="00566677">
      <w:pPr>
        <w:pStyle w:val="Heading1"/>
      </w:pPr>
      <w:r>
        <w:t>Discussion Points for the IOTC MSE Task Force</w:t>
      </w:r>
      <w:r w:rsidR="008568C2">
        <w:t>:</w:t>
      </w:r>
    </w:p>
    <w:p w14:paraId="0E65282F" w14:textId="77777777" w:rsidR="008568C2" w:rsidRDefault="008568C2" w:rsidP="008568C2"/>
    <w:p w14:paraId="4BCA8E99" w14:textId="612D5A65" w:rsidR="00B11BD2" w:rsidRDefault="00B11BD2" w:rsidP="008568C2">
      <w:r>
        <w:t>Based on these results, we recommend that the reference case BET OM for the 2019 TCMP should consist of the following grid options and levels:</w:t>
      </w:r>
    </w:p>
    <w:p w14:paraId="0D987CDA" w14:textId="77777777" w:rsidR="00B11BD2" w:rsidRDefault="00B11BD2" w:rsidP="00B11BD2">
      <w:pPr>
        <w:pStyle w:val="BodyText"/>
        <w:spacing w:after="240"/>
      </w:pPr>
      <w:r>
        <w:t>h70, h80, h90</w:t>
      </w:r>
    </w:p>
    <w:p w14:paraId="2DFA7443" w14:textId="77777777" w:rsidR="00B11BD2" w:rsidRDefault="00B11BD2" w:rsidP="00B11BD2">
      <w:pPr>
        <w:pStyle w:val="BodyText"/>
        <w:spacing w:after="240"/>
      </w:pPr>
      <w:r>
        <w:t>M10, M08, M06</w:t>
      </w:r>
    </w:p>
    <w:p w14:paraId="7C4B0999" w14:textId="77777777" w:rsidR="00B11BD2" w:rsidRDefault="00B11BD2" w:rsidP="00B11BD2">
      <w:pPr>
        <w:pStyle w:val="BodyText"/>
        <w:spacing w:after="240"/>
      </w:pPr>
      <w:r>
        <w:t xml:space="preserve">t0001, t10 </w:t>
      </w:r>
    </w:p>
    <w:p w14:paraId="65BC3BEC" w14:textId="77777777" w:rsidR="00B11BD2" w:rsidRDefault="00B11BD2" w:rsidP="00B11BD2">
      <w:pPr>
        <w:pStyle w:val="BodyText"/>
        <w:spacing w:after="240"/>
      </w:pPr>
      <w:r>
        <w:t>q0, q1</w:t>
      </w:r>
    </w:p>
    <w:p w14:paraId="0153CAFE" w14:textId="77777777" w:rsidR="00B11BD2" w:rsidRDefault="00B11BD2" w:rsidP="00B11BD2">
      <w:pPr>
        <w:pStyle w:val="BodyText"/>
        <w:spacing w:after="240"/>
      </w:pPr>
      <w:proofErr w:type="spellStart"/>
      <w:proofErr w:type="gramStart"/>
      <w:r>
        <w:t>iH</w:t>
      </w:r>
      <w:proofErr w:type="spellEnd"/>
      <w:proofErr w:type="gramEnd"/>
      <w:r>
        <w:t xml:space="preserve">, </w:t>
      </w:r>
      <w:proofErr w:type="spellStart"/>
      <w:r>
        <w:t>iC</w:t>
      </w:r>
      <w:proofErr w:type="spellEnd"/>
    </w:p>
    <w:p w14:paraId="05BD3833" w14:textId="77777777" w:rsidR="00B11BD2" w:rsidRDefault="00B11BD2" w:rsidP="00B11BD2">
      <w:pPr>
        <w:pStyle w:val="BodyText"/>
        <w:spacing w:after="240"/>
      </w:pPr>
      <w:r>
        <w:t>ess10, CLRW</w:t>
      </w:r>
    </w:p>
    <w:p w14:paraId="069F283A" w14:textId="60AFC662" w:rsidR="00B11BD2" w:rsidRDefault="00B11BD2" w:rsidP="00B11BD2">
      <w:pPr>
        <w:pStyle w:val="BodyText"/>
        <w:spacing w:after="240"/>
      </w:pPr>
      <w:proofErr w:type="gramStart"/>
      <w:r>
        <w:t>i3</w:t>
      </w:r>
      <w:proofErr w:type="gramEnd"/>
      <w:r>
        <w:t xml:space="preserve"> only (LL CPUE CV = 0.3)</w:t>
      </w:r>
    </w:p>
    <w:p w14:paraId="28FBA284" w14:textId="789E626E" w:rsidR="00B11BD2" w:rsidRDefault="00B11BD2" w:rsidP="00B11BD2">
      <w:pPr>
        <w:pStyle w:val="BodyText"/>
        <w:spacing w:after="240"/>
      </w:pPr>
      <w:r>
        <w:t>gr1 (original growth curve only)</w:t>
      </w:r>
    </w:p>
    <w:p w14:paraId="25C712EA" w14:textId="3FC9FBA7" w:rsidR="00B11BD2" w:rsidRDefault="00B11BD2" w:rsidP="00B11BD2">
      <w:r>
        <w:t xml:space="preserve">ir1 </w:t>
      </w:r>
    </w:p>
    <w:p w14:paraId="23F1C828" w14:textId="77777777" w:rsidR="00B11BD2" w:rsidRDefault="00B11BD2" w:rsidP="008568C2"/>
    <w:p w14:paraId="59C344E6" w14:textId="376F6CA9" w:rsidR="008568C2" w:rsidRDefault="008568C2" w:rsidP="008568C2">
      <w:pPr>
        <w:pStyle w:val="ListParagraph"/>
        <w:numPr>
          <w:ilvl w:val="0"/>
          <w:numId w:val="6"/>
        </w:numPr>
      </w:pPr>
      <w:r>
        <w:t xml:space="preserve">We recommend dropping </w:t>
      </w:r>
      <w:r w:rsidR="00410EC4">
        <w:t xml:space="preserve">the alterative growth curve </w:t>
      </w:r>
      <w:r w:rsidR="000771AD">
        <w:t>at this time</w:t>
      </w:r>
      <w:r w:rsidR="00410EC4">
        <w:t>, because it is an ad hoc hybrid that is not statistically defensible</w:t>
      </w:r>
      <w:r w:rsidR="000771AD">
        <w:t xml:space="preserve">.  It </w:t>
      </w:r>
      <w:r w:rsidR="00BB371E">
        <w:t xml:space="preserve">can </w:t>
      </w:r>
      <w:r w:rsidR="000771AD">
        <w:t>lead</w:t>
      </w:r>
      <w:r w:rsidR="00BB371E">
        <w:t xml:space="preserve"> </w:t>
      </w:r>
      <w:r w:rsidR="000771AD">
        <w:t>to implausible stock dynamics estimates</w:t>
      </w:r>
      <w:r w:rsidR="00BB371E">
        <w:t>.</w:t>
      </w:r>
      <w:r w:rsidR="000771AD">
        <w:t xml:space="preserve"> If it was retained, the uniform plausibility weighting assumption would need to be revisited</w:t>
      </w:r>
      <w:r w:rsidR="00BB371E">
        <w:t xml:space="preserve"> for some factor interactions</w:t>
      </w:r>
      <w:r w:rsidR="000771AD">
        <w:t xml:space="preserve">.  But </w:t>
      </w:r>
      <w:r w:rsidR="00BB371E">
        <w:t xml:space="preserve">growth is probably </w:t>
      </w:r>
      <w:r w:rsidR="008C0ECC">
        <w:t xml:space="preserve">worth revisiting at a future date, </w:t>
      </w:r>
      <w:r w:rsidR="000771AD">
        <w:t>in relation to inter-</w:t>
      </w:r>
      <w:r w:rsidR="00585F54">
        <w:t xml:space="preserve">lab </w:t>
      </w:r>
      <w:r w:rsidR="000771AD">
        <w:t xml:space="preserve">ageing </w:t>
      </w:r>
      <w:r w:rsidR="00585F54">
        <w:t xml:space="preserve">method comparisons </w:t>
      </w:r>
      <w:r w:rsidR="000771AD">
        <w:t xml:space="preserve">that </w:t>
      </w:r>
      <w:r w:rsidR="00585F54">
        <w:t>are currently underway</w:t>
      </w:r>
      <w:r w:rsidR="000771AD">
        <w:t xml:space="preserve">.  It may also require </w:t>
      </w:r>
      <w:r w:rsidR="008C0ECC">
        <w:t>non-trivial restructuring of the assessment and OM to represent spatial</w:t>
      </w:r>
      <w:r w:rsidR="00585F54">
        <w:t xml:space="preserve">/temporal </w:t>
      </w:r>
      <w:r w:rsidR="008C0ECC">
        <w:t>variability</w:t>
      </w:r>
      <w:r w:rsidR="00585F54">
        <w:t xml:space="preserve"> in growth</w:t>
      </w:r>
      <w:r w:rsidR="008C0ECC">
        <w:t>.</w:t>
      </w:r>
      <w:r w:rsidR="00860946">
        <w:t xml:space="preserve"> </w:t>
      </w:r>
    </w:p>
    <w:p w14:paraId="32FC6EBD" w14:textId="77777777" w:rsidR="003307E3" w:rsidRDefault="003307E3" w:rsidP="003307E3">
      <w:pPr>
        <w:pStyle w:val="ListParagraph"/>
      </w:pPr>
    </w:p>
    <w:p w14:paraId="4C1AC2B3" w14:textId="77777777" w:rsidR="00B11BD2" w:rsidRDefault="00B11BD2" w:rsidP="00B11BD2">
      <w:pPr>
        <w:pStyle w:val="ListParagraph"/>
        <w:numPr>
          <w:ilvl w:val="0"/>
          <w:numId w:val="6"/>
        </w:numPr>
      </w:pPr>
      <w:r>
        <w:t xml:space="preserve">We recommend reducing the input CPUE CV conditioning option levels to 0.3 only, since it did not appear to have a material effect on results. </w:t>
      </w:r>
    </w:p>
    <w:p w14:paraId="1931085A" w14:textId="77777777" w:rsidR="003307E3" w:rsidRDefault="003307E3" w:rsidP="003307E3">
      <w:pPr>
        <w:pStyle w:val="ListParagraph"/>
      </w:pPr>
    </w:p>
    <w:p w14:paraId="2E13ED2F" w14:textId="091A274F" w:rsidR="00B11BD2" w:rsidRDefault="00410EC4" w:rsidP="00410EC4">
      <w:pPr>
        <w:pStyle w:val="ListParagraph"/>
        <w:numPr>
          <w:ilvl w:val="0"/>
          <w:numId w:val="6"/>
        </w:numPr>
      </w:pPr>
      <w:r>
        <w:t xml:space="preserve">We recommend </w:t>
      </w:r>
      <w:r w:rsidR="002C57D4">
        <w:t xml:space="preserve">retaining the single preferred option </w:t>
      </w:r>
      <w:r>
        <w:t xml:space="preserve">area-weighting scheme for longline CPUE indices </w:t>
      </w:r>
      <w:r w:rsidR="002C57D4">
        <w:t xml:space="preserve">because </w:t>
      </w:r>
      <w:r>
        <w:t>the stock status results were not very sensitive to th</w:t>
      </w:r>
      <w:r w:rsidR="002C57D4">
        <w:t xml:space="preserve">e </w:t>
      </w:r>
      <w:r w:rsidR="00B11BD2">
        <w:t xml:space="preserve">other plausible </w:t>
      </w:r>
      <w:r w:rsidR="002C57D4">
        <w:t>alternative</w:t>
      </w:r>
      <w:r w:rsidR="00B11BD2">
        <w:t>s</w:t>
      </w:r>
      <w:r>
        <w:t>.</w:t>
      </w:r>
    </w:p>
    <w:p w14:paraId="4B62C788" w14:textId="77777777" w:rsidR="003307E3" w:rsidRDefault="003307E3" w:rsidP="003307E3">
      <w:pPr>
        <w:pStyle w:val="ListParagraph"/>
      </w:pPr>
    </w:p>
    <w:p w14:paraId="39AC3866" w14:textId="458EA07B" w:rsidR="00B11BD2" w:rsidRDefault="00B11BD2" w:rsidP="008568C2">
      <w:pPr>
        <w:pStyle w:val="ListParagraph"/>
        <w:numPr>
          <w:ilvl w:val="0"/>
          <w:numId w:val="6"/>
        </w:numPr>
      </w:pPr>
      <w:r>
        <w:t xml:space="preserve">We recommend using a fractional factorial design that </w:t>
      </w:r>
      <w:r w:rsidR="003307E3">
        <w:t>results in a manageable number of conditioned models in the ensemble of around 50 - 150, includes all interactions between the 3 level assumptions h and M, allows all main effects of all 2 level options to be estimable, and includes all 2-way interactions if the number of models can be kept below ~150.</w:t>
      </w:r>
    </w:p>
    <w:p w14:paraId="278D9156" w14:textId="77777777" w:rsidR="003307E3" w:rsidRDefault="003307E3" w:rsidP="003307E3">
      <w:pPr>
        <w:pStyle w:val="ListParagraph"/>
      </w:pPr>
    </w:p>
    <w:p w14:paraId="321ACD37" w14:textId="34A82E13" w:rsidR="003307E3" w:rsidRDefault="003307E3" w:rsidP="008568C2">
      <w:pPr>
        <w:pStyle w:val="ListParagraph"/>
        <w:numPr>
          <w:ilvl w:val="0"/>
          <w:numId w:val="6"/>
        </w:numPr>
      </w:pPr>
      <w:r>
        <w:t>We recommend retaining the repeated convergence procedure to minimize the probability of accepting outlier models due to extreme numerical convergence problems.</w:t>
      </w:r>
    </w:p>
    <w:p w14:paraId="7D0D5D6A" w14:textId="77777777" w:rsidR="003307E3" w:rsidRDefault="003307E3" w:rsidP="003307E3">
      <w:pPr>
        <w:pStyle w:val="ListParagraph"/>
      </w:pPr>
    </w:p>
    <w:p w14:paraId="0BAF72B7" w14:textId="59EFB271" w:rsidR="003307E3" w:rsidRDefault="003307E3" w:rsidP="008568C2">
      <w:pPr>
        <w:pStyle w:val="ListParagraph"/>
        <w:numPr>
          <w:ilvl w:val="0"/>
          <w:numId w:val="6"/>
        </w:numPr>
      </w:pPr>
      <w:r>
        <w:t xml:space="preserve">We recommend retaining a hard bound on </w:t>
      </w:r>
      <w:r w:rsidR="008434EB">
        <w:t xml:space="preserve">the </w:t>
      </w:r>
      <w:r>
        <w:t xml:space="preserve">fishing </w:t>
      </w:r>
      <w:r w:rsidR="008434EB">
        <w:t xml:space="preserve">intensity at the initial equilibrium level. </w:t>
      </w:r>
    </w:p>
    <w:p w14:paraId="69A2BD62" w14:textId="77777777" w:rsidR="00B11BD2" w:rsidRDefault="00B11BD2" w:rsidP="003307E3">
      <w:pPr>
        <w:pStyle w:val="ListParagraph"/>
      </w:pPr>
    </w:p>
    <w:p w14:paraId="387120B2" w14:textId="4348CD92" w:rsidR="004763D8" w:rsidRDefault="004058FB" w:rsidP="00BB371E">
      <w:pPr>
        <w:pStyle w:val="ListParagraph"/>
        <w:numPr>
          <w:ilvl w:val="0"/>
          <w:numId w:val="6"/>
        </w:numPr>
      </w:pPr>
      <w:r>
        <w:t>As with previous iterations, w</w:t>
      </w:r>
      <w:r w:rsidR="003307E3">
        <w:t>e do not have any argument for deviating from t</w:t>
      </w:r>
      <w:r w:rsidR="00D6175B">
        <w:t xml:space="preserve">he </w:t>
      </w:r>
      <w:r w:rsidR="003307E3">
        <w:t xml:space="preserve">uniform </w:t>
      </w:r>
      <w:r w:rsidR="00D6175B">
        <w:t xml:space="preserve">weighting scheme </w:t>
      </w:r>
      <w:r>
        <w:t>within the OM ensemble</w:t>
      </w:r>
      <w:r w:rsidR="003307E3">
        <w:t xml:space="preserve">.  </w:t>
      </w:r>
    </w:p>
    <w:p w14:paraId="5818DA84" w14:textId="77777777" w:rsidR="00840EE5" w:rsidRDefault="00840EE5" w:rsidP="00840EE5">
      <w:pPr>
        <w:pStyle w:val="ListParagraph"/>
      </w:pPr>
    </w:p>
    <w:p w14:paraId="1028944D" w14:textId="5AFA5F1B" w:rsidR="00840EE5" w:rsidRDefault="00840EE5" w:rsidP="00BB371E">
      <w:pPr>
        <w:pStyle w:val="ListParagraph"/>
        <w:numPr>
          <w:ilvl w:val="0"/>
          <w:numId w:val="6"/>
        </w:numPr>
      </w:pPr>
      <w:r>
        <w:t>We consider that this analysis has</w:t>
      </w:r>
      <w:r w:rsidR="008434EB">
        <w:t xml:space="preserve"> </w:t>
      </w:r>
      <w:r>
        <w:t xml:space="preserve">addressed the requested conditioning robustness scenarios for </w:t>
      </w:r>
      <w:r w:rsidRPr="004058FB">
        <w:rPr>
          <w:highlight w:val="yellow"/>
        </w:rPr>
        <w:t>xxx and xxx</w:t>
      </w:r>
      <w:r>
        <w:t xml:space="preserve">. The other robustness scenarios that are based on projection assumptions will be addressed and quantified for the 2019 WPTT and WPM. However, as in previous iterations, robustness tests will not be presented to the 2019 TCMP. Other robustness scenarios, including alternative spatial structure,  </w:t>
      </w:r>
    </w:p>
    <w:p w14:paraId="294D2B73" w14:textId="77777777" w:rsidR="00840EE5" w:rsidRPr="008568C2" w:rsidRDefault="00840EE5" w:rsidP="00840EE5"/>
    <w:p w14:paraId="67001199" w14:textId="77777777" w:rsidR="00566677" w:rsidRDefault="00566677" w:rsidP="00566677"/>
    <w:p w14:paraId="61E19DAA" w14:textId="5995407C" w:rsidR="00566677" w:rsidRDefault="00566677" w:rsidP="00566677"/>
    <w:p w14:paraId="276A5B8D" w14:textId="77777777" w:rsidR="00F103BE" w:rsidRDefault="00F103BE">
      <w:pPr>
        <w:rPr>
          <w:rFonts w:asciiTheme="majorHAnsi" w:eastAsiaTheme="majorEastAsia" w:hAnsiTheme="majorHAnsi" w:cstheme="majorBidi"/>
          <w:color w:val="2E74B5" w:themeColor="accent1" w:themeShade="BF"/>
          <w:sz w:val="32"/>
          <w:szCs w:val="32"/>
        </w:rPr>
      </w:pPr>
      <w:r>
        <w:br w:type="page"/>
      </w:r>
      <w:r w:rsidR="00A37DD1">
        <w:lastRenderedPageBreak/>
        <w:t xml:space="preserve"> </w:t>
      </w:r>
    </w:p>
    <w:p w14:paraId="3646ED11" w14:textId="77777777" w:rsidR="00F103BE" w:rsidRDefault="00F103BE" w:rsidP="00F103BE">
      <w:pPr>
        <w:pStyle w:val="Heading1"/>
      </w:pPr>
      <w:r>
        <w:t xml:space="preserve">Appendix 1. Extracts from the 2018 Methods and Tropical Tuna Working Party reports relevant to bigeye and yellowfin MSE </w:t>
      </w:r>
    </w:p>
    <w:p w14:paraId="5A016B88" w14:textId="77777777" w:rsidR="00F103BE" w:rsidRDefault="00F103BE" w:rsidP="00F103BE"/>
    <w:p w14:paraId="03872FC1" w14:textId="77777777" w:rsidR="00F103BE" w:rsidRPr="00181CBB" w:rsidRDefault="00F103BE" w:rsidP="00F103BE">
      <w:pPr>
        <w:rPr>
          <w:b/>
          <w:sz w:val="32"/>
          <w:szCs w:val="32"/>
          <w:u w:val="single"/>
        </w:rPr>
      </w:pPr>
      <w:r w:rsidRPr="00181CBB">
        <w:rPr>
          <w:b/>
          <w:sz w:val="32"/>
          <w:szCs w:val="32"/>
          <w:u w:val="single"/>
        </w:rPr>
        <w:t>M</w:t>
      </w:r>
      <w:r w:rsidR="00A37DD1" w:rsidRPr="00181CBB">
        <w:rPr>
          <w:b/>
          <w:sz w:val="32"/>
          <w:szCs w:val="32"/>
          <w:u w:val="single"/>
        </w:rPr>
        <w:t xml:space="preserve">ethods </w:t>
      </w:r>
      <w:r w:rsidRPr="00181CBB">
        <w:rPr>
          <w:b/>
          <w:sz w:val="32"/>
          <w:szCs w:val="32"/>
          <w:u w:val="single"/>
        </w:rPr>
        <w:t>W</w:t>
      </w:r>
      <w:r w:rsidR="00A37DD1" w:rsidRPr="00181CBB">
        <w:rPr>
          <w:b/>
          <w:sz w:val="32"/>
          <w:szCs w:val="32"/>
          <w:u w:val="single"/>
        </w:rPr>
        <w:t xml:space="preserve">orking </w:t>
      </w:r>
      <w:r w:rsidRPr="00181CBB">
        <w:rPr>
          <w:b/>
          <w:sz w:val="32"/>
          <w:szCs w:val="32"/>
          <w:u w:val="single"/>
        </w:rPr>
        <w:t>G</w:t>
      </w:r>
      <w:r w:rsidR="00A37DD1" w:rsidRPr="00181CBB">
        <w:rPr>
          <w:b/>
          <w:sz w:val="32"/>
          <w:szCs w:val="32"/>
          <w:u w:val="single"/>
        </w:rPr>
        <w:t>roup</w:t>
      </w:r>
      <w:r w:rsidRPr="00181CBB">
        <w:rPr>
          <w:b/>
          <w:sz w:val="32"/>
          <w:szCs w:val="32"/>
          <w:u w:val="single"/>
        </w:rPr>
        <w:t xml:space="preserve"> (2018) draft report</w:t>
      </w:r>
    </w:p>
    <w:p w14:paraId="743FAF70" w14:textId="77777777" w:rsidR="00F103BE" w:rsidRPr="00181CBB" w:rsidRDefault="00F103BE" w:rsidP="00F103BE">
      <w:pPr>
        <w:pStyle w:val="IOTCAgendaH1"/>
        <w:numPr>
          <w:ilvl w:val="0"/>
          <w:numId w:val="8"/>
        </w:numPr>
        <w:rPr>
          <w:color w:val="auto"/>
        </w:rPr>
      </w:pPr>
      <w:bookmarkStart w:id="867" w:name="_Toc528353966"/>
      <w:r w:rsidRPr="00181CBB">
        <w:rPr>
          <w:color w:val="auto"/>
          <w:highlight w:val="lightGray"/>
        </w:rPr>
        <w:t>Bigeye</w:t>
      </w:r>
      <w:r w:rsidRPr="00181CBB">
        <w:rPr>
          <w:color w:val="auto"/>
        </w:rPr>
        <w:t xml:space="preserve"> tuna and </w:t>
      </w:r>
      <w:r w:rsidRPr="00181CBB">
        <w:rPr>
          <w:color w:val="auto"/>
          <w:highlight w:val="yellow"/>
        </w:rPr>
        <w:t>yellowfin</w:t>
      </w:r>
      <w:r w:rsidRPr="00181CBB">
        <w:rPr>
          <w:color w:val="auto"/>
        </w:rPr>
        <w:t xml:space="preserve"> tuna MSE: update</w:t>
      </w:r>
      <w:bookmarkEnd w:id="867"/>
    </w:p>
    <w:p w14:paraId="4A3A61F5" w14:textId="77777777" w:rsidR="00F103BE" w:rsidRPr="00BA5ADD" w:rsidRDefault="00F103BE" w:rsidP="00F103BE">
      <w:pPr>
        <w:pStyle w:val="Heading2"/>
        <w:keepLines w:val="0"/>
        <w:numPr>
          <w:ilvl w:val="1"/>
          <w:numId w:val="8"/>
        </w:numPr>
        <w:suppressAutoHyphens/>
        <w:spacing w:before="240" w:after="60" w:line="240" w:lineRule="auto"/>
        <w:ind w:left="851" w:hanging="401"/>
        <w:rPr>
          <w:rFonts w:ascii="Times New Roman" w:hAnsi="Times New Roman" w:cs="Times New Roman"/>
          <w:color w:val="auto"/>
          <w:sz w:val="22"/>
        </w:rPr>
      </w:pPr>
      <w:bookmarkStart w:id="868" w:name="_Toc528353967"/>
      <w:r w:rsidRPr="00BA5ADD">
        <w:rPr>
          <w:rFonts w:ascii="Times New Roman" w:hAnsi="Times New Roman" w:cs="Times New Roman"/>
          <w:color w:val="auto"/>
          <w:sz w:val="22"/>
        </w:rPr>
        <w:t>Review of Operating Models based on WPM and SC feedback, including possible robustness tests</w:t>
      </w:r>
      <w:bookmarkEnd w:id="868"/>
    </w:p>
    <w:p w14:paraId="3CCCE106" w14:textId="77777777" w:rsidR="00F103BE" w:rsidRPr="00181CBB" w:rsidRDefault="00F103BE" w:rsidP="00F103BE">
      <w:pPr>
        <w:pStyle w:val="IOTCReportNormalNumbered"/>
        <w:numPr>
          <w:ilvl w:val="0"/>
          <w:numId w:val="7"/>
        </w:numPr>
        <w:tabs>
          <w:tab w:val="left" w:pos="540"/>
        </w:tabs>
        <w:rPr>
          <w:color w:val="auto"/>
        </w:rPr>
      </w:pPr>
      <w:r w:rsidRPr="00181CBB">
        <w:rPr>
          <w:color w:val="auto"/>
        </w:rPr>
        <w:t xml:space="preserve">The WPM </w:t>
      </w:r>
      <w:r w:rsidRPr="00181CBB">
        <w:rPr>
          <w:b/>
          <w:color w:val="auto"/>
        </w:rPr>
        <w:t>NOTED</w:t>
      </w:r>
      <w:r w:rsidRPr="00181CBB">
        <w:rPr>
          <w:color w:val="auto"/>
        </w:rPr>
        <w:t xml:space="preserve"> that two presentations were made in this section, summarizing three related working papers, IOTC–2018–WPM09–09 (BET OM definition), IOTC–2018–WPM09–10 (YFT OM definition) and IOTC–2018–WPM09–11 (BET and YFT MP Evaluations). </w:t>
      </w:r>
    </w:p>
    <w:p w14:paraId="1AE18809" w14:textId="77777777" w:rsidR="00F103BE" w:rsidRPr="00181CBB" w:rsidRDefault="00F103BE" w:rsidP="00F103BE">
      <w:pPr>
        <w:pStyle w:val="IOTCReportNormalNumbered"/>
        <w:numPr>
          <w:ilvl w:val="0"/>
          <w:numId w:val="7"/>
        </w:numPr>
        <w:tabs>
          <w:tab w:val="left" w:pos="540"/>
        </w:tabs>
        <w:rPr>
          <w:color w:val="auto"/>
        </w:rPr>
      </w:pPr>
      <w:r w:rsidRPr="00181CBB">
        <w:rPr>
          <w:color w:val="auto"/>
        </w:rPr>
        <w:t xml:space="preserve">The WP </w:t>
      </w:r>
      <w:r w:rsidRPr="00181CBB">
        <w:rPr>
          <w:b/>
          <w:color w:val="auto"/>
        </w:rPr>
        <w:t>NOTED</w:t>
      </w:r>
      <w:r w:rsidRPr="00181CBB">
        <w:rPr>
          <w:color w:val="auto"/>
        </w:rPr>
        <w:t xml:space="preserve"> that the MSE for both species is being pursued in the strict sense of MP in which the MP consists of simulation-tested combination of data collection, analysis methods and HCR (which makes this work different to the SKJ assessment, when no specification on data and analyses methods was made)</w:t>
      </w:r>
    </w:p>
    <w:p w14:paraId="592C877A" w14:textId="77777777" w:rsidR="00F103BE" w:rsidRPr="00181CBB" w:rsidRDefault="00F103BE" w:rsidP="00F103BE">
      <w:pPr>
        <w:pStyle w:val="IOTCReportNormalNumbered"/>
        <w:numPr>
          <w:ilvl w:val="0"/>
          <w:numId w:val="7"/>
        </w:numPr>
        <w:tabs>
          <w:tab w:val="left" w:pos="540"/>
        </w:tabs>
        <w:rPr>
          <w:color w:val="auto"/>
        </w:rPr>
      </w:pPr>
      <w:r w:rsidRPr="00181CBB">
        <w:rPr>
          <w:color w:val="auto"/>
          <w:lang w:val="en-US"/>
        </w:rPr>
        <w:t xml:space="preserve">The WPM </w:t>
      </w:r>
      <w:r w:rsidRPr="00181CBB">
        <w:rPr>
          <w:b/>
          <w:bCs/>
          <w:color w:val="auto"/>
          <w:lang w:val="en-US"/>
        </w:rPr>
        <w:t>NOTED</w:t>
      </w:r>
      <w:r w:rsidRPr="00181CBB">
        <w:rPr>
          <w:color w:val="auto"/>
          <w:lang w:val="en-US"/>
        </w:rPr>
        <w:t xml:space="preserve"> paper IOTC–2018–WPM09–09 which provided an update on the IOTC Bigeye Tuna MSE Operating Model Development. The following abstract was provided by the authors: </w:t>
      </w:r>
    </w:p>
    <w:p w14:paraId="1C5634BB" w14:textId="77777777" w:rsidR="00F103BE" w:rsidRPr="00181CBB" w:rsidRDefault="00F103BE" w:rsidP="00F103BE">
      <w:pPr>
        <w:pStyle w:val="IOTCReportNormalNumbered"/>
        <w:numPr>
          <w:ilvl w:val="0"/>
          <w:numId w:val="0"/>
        </w:numPr>
        <w:spacing w:before="0"/>
        <w:ind w:left="902" w:right="204"/>
        <w:rPr>
          <w:rFonts w:eastAsia="Calibri"/>
          <w:i/>
          <w:color w:val="auto"/>
          <w:lang w:val="en-US"/>
        </w:rPr>
      </w:pPr>
      <w:r w:rsidRPr="00181CBB">
        <w:rPr>
          <w:rFonts w:eastAsia="Calibri"/>
          <w:i/>
          <w:color w:val="auto"/>
          <w:lang w:val="en-US"/>
        </w:rPr>
        <w:t>“</w:t>
      </w:r>
      <w:r w:rsidRPr="00181CBB">
        <w:rPr>
          <w:i/>
          <w:color w:val="auto"/>
          <w:lang w:val="en-US"/>
        </w:rPr>
        <w:t>This paper summarizes progress on the development of Operating Models (OMs) for IOTC bigeye (BET) tuna. Additional background detail on recent software developments is provided in the yellowfin (YFT) companion paper (Kolody and Jumppanen 2018f). MP evaluation updates for BET and YFT are described in Kolody and Jumppanen (2018a). This paper builds on the work presented and reviewed at the IOTC informal MSE Working Group in March 2018 (Kolody and Jumppanen 2018d,e), and represents the first time that the formal IOTC WPTT and WPM have the opportunity to review the substantial BET OM developments since the phase 1 work was completed in 2016. (See paper for full abstract)</w:t>
      </w:r>
      <w:r w:rsidRPr="00181CBB">
        <w:rPr>
          <w:i/>
          <w:color w:val="auto"/>
        </w:rPr>
        <w:t>:</w:t>
      </w:r>
    </w:p>
    <w:p w14:paraId="3231A281" w14:textId="77777777" w:rsidR="00F103BE" w:rsidRPr="00181CBB" w:rsidRDefault="00F103BE" w:rsidP="00F103BE">
      <w:pPr>
        <w:pStyle w:val="IOTCReportNormalNumbered"/>
        <w:numPr>
          <w:ilvl w:val="0"/>
          <w:numId w:val="7"/>
        </w:numPr>
        <w:tabs>
          <w:tab w:val="left" w:pos="540"/>
        </w:tabs>
        <w:rPr>
          <w:lang w:val="en-US"/>
        </w:rPr>
      </w:pPr>
      <w:r w:rsidRPr="00181CBB">
        <w:rPr>
          <w:lang w:val="en-US"/>
        </w:rPr>
        <w:t xml:space="preserve">The WPM </w:t>
      </w:r>
      <w:r w:rsidRPr="00181CBB">
        <w:rPr>
          <w:b/>
          <w:lang w:val="en-US"/>
        </w:rPr>
        <w:t>SUGGESTED</w:t>
      </w:r>
      <w:r w:rsidRPr="00181CBB">
        <w:rPr>
          <w:lang w:val="en-US"/>
        </w:rPr>
        <w:t xml:space="preserve"> the following changes to the reference case OM grid: </w:t>
      </w:r>
    </w:p>
    <w:p w14:paraId="35340E06" w14:textId="77777777" w:rsidR="00F103BE" w:rsidRPr="00181CBB" w:rsidRDefault="00F103BE" w:rsidP="00F103BE">
      <w:pPr>
        <w:pStyle w:val="IOTCReportNormalNumbered"/>
        <w:numPr>
          <w:ilvl w:val="1"/>
          <w:numId w:val="7"/>
        </w:numPr>
        <w:tabs>
          <w:tab w:val="left" w:pos="540"/>
        </w:tabs>
        <w:rPr>
          <w:highlight w:val="lightGray"/>
          <w:lang w:val="en-US"/>
        </w:rPr>
      </w:pPr>
      <w:r w:rsidRPr="00181CBB">
        <w:rPr>
          <w:highlight w:val="lightGray"/>
          <w:lang w:val="en-US"/>
        </w:rPr>
        <w:t>CPUE variability set to a level that would result in an annual CV of 0.2 (retaining auto-correlation of 0.5)</w:t>
      </w:r>
    </w:p>
    <w:p w14:paraId="290AC9E2" w14:textId="77777777" w:rsidR="00F103BE" w:rsidRPr="00181CBB" w:rsidRDefault="00F103BE" w:rsidP="00F103BE">
      <w:pPr>
        <w:pStyle w:val="IOTCReportNormalNumbered"/>
        <w:numPr>
          <w:ilvl w:val="1"/>
          <w:numId w:val="7"/>
        </w:numPr>
        <w:tabs>
          <w:tab w:val="left" w:pos="540"/>
        </w:tabs>
        <w:rPr>
          <w:highlight w:val="lightGray"/>
          <w:lang w:val="en-US"/>
        </w:rPr>
      </w:pPr>
      <w:r w:rsidRPr="00181CBB">
        <w:rPr>
          <w:highlight w:val="lightGray"/>
          <w:lang w:val="en-US"/>
        </w:rPr>
        <w:t>Extend bridging catches, with first TAC in 2021</w:t>
      </w:r>
    </w:p>
    <w:p w14:paraId="1DEFA471" w14:textId="77777777" w:rsidR="00F103BE" w:rsidRPr="00181CBB" w:rsidRDefault="00F103BE" w:rsidP="00F103BE">
      <w:pPr>
        <w:pStyle w:val="IOTCReportNormalNumbered"/>
        <w:numPr>
          <w:ilvl w:val="1"/>
          <w:numId w:val="7"/>
        </w:numPr>
        <w:tabs>
          <w:tab w:val="left" w:pos="540"/>
        </w:tabs>
        <w:rPr>
          <w:highlight w:val="lightGray"/>
          <w:lang w:val="en-US"/>
        </w:rPr>
      </w:pPr>
      <w:r w:rsidRPr="00181CBB">
        <w:rPr>
          <w:highlight w:val="lightGray"/>
          <w:lang w:val="en-US"/>
        </w:rPr>
        <w:t>Additional uncertainty dimensions:</w:t>
      </w:r>
    </w:p>
    <w:p w14:paraId="0D844584" w14:textId="77777777" w:rsidR="00F103BE" w:rsidRPr="00181CBB" w:rsidRDefault="00F103BE" w:rsidP="00F103BE">
      <w:pPr>
        <w:pStyle w:val="IOTCReportNormalNumbered"/>
        <w:numPr>
          <w:ilvl w:val="2"/>
          <w:numId w:val="7"/>
        </w:numPr>
        <w:tabs>
          <w:tab w:val="left" w:pos="540"/>
        </w:tabs>
        <w:rPr>
          <w:highlight w:val="lightGray"/>
          <w:lang w:val="en-US"/>
        </w:rPr>
      </w:pPr>
      <w:proofErr w:type="gramStart"/>
      <w:r w:rsidRPr="00181CBB">
        <w:rPr>
          <w:highlight w:val="lightGray"/>
          <w:lang w:val="en-US"/>
        </w:rPr>
        <w:t>alternative</w:t>
      </w:r>
      <w:proofErr w:type="gramEnd"/>
      <w:r w:rsidRPr="00181CBB">
        <w:rPr>
          <w:highlight w:val="lightGray"/>
          <w:lang w:val="en-US"/>
        </w:rPr>
        <w:t xml:space="preserve"> growth function (noting the large effect on the recent WCPFC bigeye assessment). WPTT asked to review and specify the most appropriate alternative. This could be a robustness scenario.</w:t>
      </w:r>
    </w:p>
    <w:p w14:paraId="266B90DA" w14:textId="77777777" w:rsidR="00F103BE" w:rsidRPr="00181CBB" w:rsidRDefault="00F103BE" w:rsidP="00F103BE">
      <w:pPr>
        <w:pStyle w:val="IOTCReportNormalNumbered"/>
        <w:numPr>
          <w:ilvl w:val="2"/>
          <w:numId w:val="7"/>
        </w:numPr>
        <w:tabs>
          <w:tab w:val="left" w:pos="540"/>
        </w:tabs>
        <w:rPr>
          <w:highlight w:val="lightGray"/>
          <w:lang w:val="en-US"/>
        </w:rPr>
      </w:pPr>
      <w:r w:rsidRPr="00181CBB">
        <w:rPr>
          <w:highlight w:val="lightGray"/>
          <w:lang w:val="en-US"/>
        </w:rPr>
        <w:t>alternative regional CPUE scaling factors</w:t>
      </w:r>
    </w:p>
    <w:p w14:paraId="07A0C202" w14:textId="77777777" w:rsidR="00F103BE" w:rsidRPr="00A37BF1" w:rsidRDefault="00F103BE" w:rsidP="00F103BE">
      <w:pPr>
        <w:pStyle w:val="IOTCReportNormalNumbered"/>
        <w:numPr>
          <w:ilvl w:val="2"/>
          <w:numId w:val="7"/>
        </w:numPr>
        <w:tabs>
          <w:tab w:val="left" w:pos="540"/>
        </w:tabs>
        <w:rPr>
          <w:highlight w:val="lightGray"/>
          <w:lang w:val="en-US"/>
        </w:rPr>
      </w:pPr>
      <w:proofErr w:type="gramStart"/>
      <w:r w:rsidRPr="00A37BF1">
        <w:rPr>
          <w:highlight w:val="lightGray"/>
          <w:lang w:val="en-US"/>
        </w:rPr>
        <w:t>alternative</w:t>
      </w:r>
      <w:proofErr w:type="gramEnd"/>
      <w:r w:rsidRPr="00A37BF1">
        <w:rPr>
          <w:highlight w:val="lightGray"/>
          <w:lang w:val="en-US"/>
        </w:rPr>
        <w:t xml:space="preserve"> historical catch series. Proposals were discussed, but the options were thought to either not represent a large change from the preferred series, or were difficult to justify as plausible.  </w:t>
      </w:r>
    </w:p>
    <w:p w14:paraId="3D3F6CCA" w14:textId="77777777" w:rsidR="00F103BE" w:rsidRPr="00181CBB" w:rsidRDefault="00F103BE" w:rsidP="00F103BE">
      <w:pPr>
        <w:pStyle w:val="IOTCReportNormalNumbered"/>
        <w:numPr>
          <w:ilvl w:val="0"/>
          <w:numId w:val="7"/>
        </w:numPr>
        <w:tabs>
          <w:tab w:val="left" w:pos="540"/>
        </w:tabs>
        <w:rPr>
          <w:lang w:val="en-US"/>
        </w:rPr>
      </w:pPr>
      <w:r w:rsidRPr="00181CBB">
        <w:rPr>
          <w:highlight w:val="lightGray"/>
          <w:lang w:val="en-US"/>
        </w:rPr>
        <w:t xml:space="preserve">The WPM </w:t>
      </w:r>
      <w:r w:rsidRPr="00181CBB">
        <w:rPr>
          <w:b/>
          <w:highlight w:val="lightGray"/>
          <w:lang w:val="en-US"/>
        </w:rPr>
        <w:t>RECOMMENDED</w:t>
      </w:r>
      <w:r w:rsidRPr="00181CBB">
        <w:rPr>
          <w:highlight w:val="lightGray"/>
          <w:lang w:val="en-US"/>
        </w:rPr>
        <w:t xml:space="preserve"> exploring partially-confounded experimental design </w:t>
      </w:r>
      <w:r w:rsidRPr="00181CBB">
        <w:rPr>
          <w:lang w:val="en-US"/>
        </w:rPr>
        <w:t xml:space="preserve">as a computationally tractable method for expanding the number of uncertainty dimensions and the main interactions (at the expense of losing higher order interactions). It should be adopted if </w:t>
      </w:r>
      <w:r w:rsidRPr="00181CBB">
        <w:t>if it is not found to have a significant reduction in full grid uncertainty.</w:t>
      </w:r>
    </w:p>
    <w:p w14:paraId="453D65B6" w14:textId="77777777" w:rsidR="00F103BE" w:rsidRPr="00181CBB" w:rsidRDefault="00F103BE" w:rsidP="00F103BE">
      <w:pPr>
        <w:pStyle w:val="IOTCReportNormalNumbered"/>
        <w:numPr>
          <w:ilvl w:val="0"/>
          <w:numId w:val="7"/>
        </w:numPr>
        <w:tabs>
          <w:tab w:val="left" w:pos="540"/>
        </w:tabs>
        <w:rPr>
          <w:highlight w:val="lightGray"/>
          <w:lang w:val="en-US"/>
        </w:rPr>
      </w:pPr>
      <w:r w:rsidRPr="00181CBB">
        <w:rPr>
          <w:highlight w:val="lightGray"/>
          <w:lang w:val="en-US"/>
        </w:rPr>
        <w:t xml:space="preserve">The WPM </w:t>
      </w:r>
      <w:r w:rsidRPr="00181CBB">
        <w:rPr>
          <w:b/>
          <w:highlight w:val="lightGray"/>
          <w:lang w:val="en-US"/>
        </w:rPr>
        <w:t>SUGGESTED</w:t>
      </w:r>
      <w:r w:rsidRPr="00181CBB">
        <w:rPr>
          <w:highlight w:val="lightGray"/>
          <w:lang w:val="en-US"/>
        </w:rPr>
        <w:t xml:space="preserve"> the following priorities for robustness scenarios:</w:t>
      </w:r>
    </w:p>
    <w:p w14:paraId="5F73D946" w14:textId="77777777" w:rsidR="00F103BE" w:rsidRPr="00181CBB" w:rsidRDefault="00F103BE" w:rsidP="00F103BE">
      <w:pPr>
        <w:pStyle w:val="IOTCReportNormalNumbered"/>
        <w:numPr>
          <w:ilvl w:val="1"/>
          <w:numId w:val="7"/>
        </w:numPr>
        <w:tabs>
          <w:tab w:val="left" w:pos="540"/>
        </w:tabs>
        <w:rPr>
          <w:highlight w:val="lightGray"/>
          <w:lang w:val="en-US"/>
        </w:rPr>
      </w:pPr>
      <w:r w:rsidRPr="00181CBB">
        <w:rPr>
          <w:highlight w:val="lightGray"/>
        </w:rPr>
        <w:lastRenderedPageBreak/>
        <w:t>Annual aggregated CPUE CV = 0.3 (auto-correlation = 0.5)</w:t>
      </w:r>
    </w:p>
    <w:p w14:paraId="7A632A51" w14:textId="77777777" w:rsidR="00F103BE" w:rsidRPr="00181CBB" w:rsidRDefault="00F103BE" w:rsidP="00F103BE">
      <w:pPr>
        <w:pStyle w:val="IOTCReportNormalNumbered"/>
        <w:numPr>
          <w:ilvl w:val="1"/>
          <w:numId w:val="7"/>
        </w:numPr>
        <w:tabs>
          <w:tab w:val="left" w:pos="540"/>
        </w:tabs>
        <w:rPr>
          <w:highlight w:val="lightGray"/>
          <w:lang w:val="en-US"/>
        </w:rPr>
      </w:pPr>
      <w:r w:rsidRPr="00181CBB">
        <w:rPr>
          <w:highlight w:val="lightGray"/>
        </w:rPr>
        <w:t>10% reported over-catch (projections only; reference case conditioning)</w:t>
      </w:r>
    </w:p>
    <w:p w14:paraId="495B681A" w14:textId="77777777" w:rsidR="00F103BE" w:rsidRPr="00181CBB" w:rsidRDefault="00F103BE" w:rsidP="00F103BE">
      <w:pPr>
        <w:pStyle w:val="IOTCReportNormalNumbered"/>
        <w:numPr>
          <w:ilvl w:val="1"/>
          <w:numId w:val="7"/>
        </w:numPr>
        <w:tabs>
          <w:tab w:val="left" w:pos="540"/>
        </w:tabs>
        <w:rPr>
          <w:highlight w:val="lightGray"/>
          <w:lang w:val="en-US"/>
        </w:rPr>
      </w:pPr>
      <w:r w:rsidRPr="00181CBB">
        <w:rPr>
          <w:highlight w:val="lightGray"/>
        </w:rPr>
        <w:t>10% unreported over-catch (projections only; reference case conditioning)</w:t>
      </w:r>
    </w:p>
    <w:p w14:paraId="52B57EE4" w14:textId="77777777" w:rsidR="00F103BE" w:rsidRPr="00181CBB" w:rsidRDefault="00F103BE" w:rsidP="00F103BE">
      <w:pPr>
        <w:pStyle w:val="IOTCReportNormalNumbered"/>
        <w:numPr>
          <w:ilvl w:val="1"/>
          <w:numId w:val="7"/>
        </w:numPr>
        <w:tabs>
          <w:tab w:val="left" w:pos="540"/>
        </w:tabs>
        <w:rPr>
          <w:highlight w:val="lightGray"/>
          <w:lang w:val="en-US"/>
        </w:rPr>
      </w:pPr>
      <w:r w:rsidRPr="00181CBB">
        <w:rPr>
          <w:highlight w:val="lightGray"/>
        </w:rPr>
        <w:t>3% LL catchability trend (projections only; reference case conditioning)</w:t>
      </w:r>
    </w:p>
    <w:p w14:paraId="17D1DBAE" w14:textId="77777777" w:rsidR="00F103BE" w:rsidRPr="00181CBB" w:rsidRDefault="00F103BE" w:rsidP="00F103BE">
      <w:pPr>
        <w:pStyle w:val="IOTCReportNormalNumbered"/>
        <w:numPr>
          <w:ilvl w:val="1"/>
          <w:numId w:val="7"/>
        </w:numPr>
        <w:tabs>
          <w:tab w:val="left" w:pos="540"/>
        </w:tabs>
        <w:rPr>
          <w:lang w:val="en-AU"/>
        </w:rPr>
      </w:pPr>
      <w:r w:rsidRPr="00181CBB">
        <w:rPr>
          <w:lang w:val="en-AU"/>
        </w:rPr>
        <w:t xml:space="preserve">Spatial Structure- possibly additional area around eastern INDONESIA, another in the Bay of Bengal Region and the area around Oman (other area stratification as is). </w:t>
      </w:r>
    </w:p>
    <w:p w14:paraId="68E5566F" w14:textId="77777777" w:rsidR="00F103BE" w:rsidRPr="00181CBB" w:rsidRDefault="00F103BE" w:rsidP="00F103BE">
      <w:pPr>
        <w:pStyle w:val="IOTCReportNormalNumbered"/>
        <w:numPr>
          <w:ilvl w:val="1"/>
          <w:numId w:val="7"/>
        </w:numPr>
        <w:tabs>
          <w:tab w:val="left" w:pos="540"/>
        </w:tabs>
        <w:rPr>
          <w:lang w:val="en-AU"/>
        </w:rPr>
      </w:pPr>
      <w:r w:rsidRPr="00181CBB">
        <w:rPr>
          <w:lang w:val="en-AU"/>
        </w:rPr>
        <w:t xml:space="preserve">Non stationary M, </w:t>
      </w:r>
      <w:proofErr w:type="spellStart"/>
      <w:r w:rsidRPr="00181CBB">
        <w:rPr>
          <w:lang w:val="en-AU"/>
        </w:rPr>
        <w:t>linf</w:t>
      </w:r>
      <w:proofErr w:type="spellEnd"/>
      <w:r w:rsidRPr="00181CBB">
        <w:rPr>
          <w:lang w:val="en-AU"/>
        </w:rPr>
        <w:t xml:space="preserve"> and K in the projections.</w:t>
      </w:r>
    </w:p>
    <w:p w14:paraId="4131D151" w14:textId="77777777" w:rsidR="00F103BE" w:rsidRPr="00181CBB" w:rsidRDefault="00F103BE" w:rsidP="00F103BE">
      <w:pPr>
        <w:pStyle w:val="IOTCReportNormalNumbered"/>
        <w:numPr>
          <w:ilvl w:val="1"/>
          <w:numId w:val="7"/>
        </w:numPr>
        <w:tabs>
          <w:tab w:val="left" w:pos="540"/>
        </w:tabs>
        <w:rPr>
          <w:lang w:val="en-AU"/>
        </w:rPr>
      </w:pPr>
      <w:r w:rsidRPr="00181CBB">
        <w:rPr>
          <w:lang w:val="en-AU"/>
        </w:rPr>
        <w:t>Stock Structure (based on ongoing IO stock structure project). </w:t>
      </w:r>
    </w:p>
    <w:p w14:paraId="2F37E6F8" w14:textId="77777777" w:rsidR="00F103BE" w:rsidRPr="00181CBB" w:rsidRDefault="00F103BE" w:rsidP="00F103BE">
      <w:pPr>
        <w:pStyle w:val="IOTCReportNormalNumbered"/>
        <w:numPr>
          <w:ilvl w:val="0"/>
          <w:numId w:val="7"/>
        </w:numPr>
        <w:tabs>
          <w:tab w:val="left" w:pos="540"/>
        </w:tabs>
        <w:rPr>
          <w:lang w:val="en-US"/>
        </w:rPr>
      </w:pPr>
      <w:r w:rsidRPr="00181CBB">
        <w:rPr>
          <w:lang w:val="en-US"/>
        </w:rPr>
        <w:t xml:space="preserve">The WPM </w:t>
      </w:r>
      <w:r w:rsidRPr="00181CBB">
        <w:rPr>
          <w:b/>
          <w:lang w:val="en-US"/>
        </w:rPr>
        <w:t>NOTED</w:t>
      </w:r>
      <w:r w:rsidRPr="00181CBB">
        <w:rPr>
          <w:lang w:val="en-US"/>
        </w:rPr>
        <w:t xml:space="preserve"> that some of these robustness tests should be considered long-term ambitions, which would require more specific definitions and input from the secretariat and external parties, and would likely delay the current development timeline.</w:t>
      </w:r>
    </w:p>
    <w:p w14:paraId="0EA48A12" w14:textId="77777777" w:rsidR="00F103BE" w:rsidRPr="00181CBB" w:rsidRDefault="00F103BE" w:rsidP="00F103BE">
      <w:pPr>
        <w:pStyle w:val="IOTCReportNormalNumbered"/>
        <w:numPr>
          <w:ilvl w:val="0"/>
          <w:numId w:val="7"/>
        </w:numPr>
        <w:tabs>
          <w:tab w:val="left" w:pos="540"/>
        </w:tabs>
        <w:rPr>
          <w:lang w:val="en-US"/>
        </w:rPr>
      </w:pPr>
      <w:r w:rsidRPr="00181CBB">
        <w:rPr>
          <w:lang w:val="en-US"/>
        </w:rPr>
        <w:t xml:space="preserve">The WPM </w:t>
      </w:r>
      <w:r w:rsidRPr="00181CBB">
        <w:rPr>
          <w:b/>
          <w:lang w:val="en-US"/>
        </w:rPr>
        <w:t>NOTED</w:t>
      </w:r>
      <w:r w:rsidRPr="00181CBB">
        <w:rPr>
          <w:lang w:val="en-US"/>
        </w:rPr>
        <w:t xml:space="preserve"> that some of the effects tested separately in the Robustness scenarios could eventually happen simultaneously and at least some scenarios should consider these effects in combination (e.g. catch misreporting and recruitment failure in the same simulation). However, it was further noted that an MP cannot be expected to handle every adverse situation and "exceptional circumstances" procedures are applicable in the worst cases</w:t>
      </w:r>
    </w:p>
    <w:p w14:paraId="59517D13" w14:textId="77777777" w:rsidR="00F103BE" w:rsidRPr="00181CBB" w:rsidRDefault="00F103BE" w:rsidP="00F103BE">
      <w:pPr>
        <w:pStyle w:val="IOTCReportNormalNumbered"/>
        <w:numPr>
          <w:ilvl w:val="0"/>
          <w:numId w:val="7"/>
        </w:numPr>
        <w:tabs>
          <w:tab w:val="clear" w:pos="360"/>
          <w:tab w:val="left" w:pos="540"/>
        </w:tabs>
        <w:rPr>
          <w:color w:val="auto"/>
          <w:szCs w:val="22"/>
        </w:rPr>
      </w:pPr>
      <w:bookmarkStart w:id="869" w:name="_Hlk528156917"/>
      <w:r w:rsidRPr="00181CBB">
        <w:rPr>
          <w:color w:val="auto"/>
          <w:lang w:val="en-US"/>
        </w:rPr>
        <w:t xml:space="preserve">The WPM </w:t>
      </w:r>
      <w:r w:rsidRPr="00181CBB">
        <w:rPr>
          <w:b/>
          <w:bCs/>
          <w:color w:val="auto"/>
          <w:lang w:val="en-US"/>
        </w:rPr>
        <w:t>NOTED</w:t>
      </w:r>
      <w:r w:rsidRPr="00181CBB">
        <w:rPr>
          <w:color w:val="auto"/>
          <w:lang w:val="en-US"/>
        </w:rPr>
        <w:t xml:space="preserve"> paper IOTC–2018–WPM09–10 which provided an update on the IOTC Yellowfin Tuna Operating Model Development. The following abstract was provided by the authors:</w:t>
      </w:r>
      <w:bookmarkEnd w:id="869"/>
    </w:p>
    <w:p w14:paraId="26382602" w14:textId="77777777" w:rsidR="00F103BE" w:rsidRPr="00181CBB" w:rsidRDefault="00F103BE" w:rsidP="00F103BE">
      <w:pPr>
        <w:pStyle w:val="IOTCReportNormalNumbered"/>
        <w:numPr>
          <w:ilvl w:val="0"/>
          <w:numId w:val="0"/>
        </w:numPr>
        <w:tabs>
          <w:tab w:val="clear" w:pos="360"/>
          <w:tab w:val="left" w:pos="993"/>
        </w:tabs>
        <w:ind w:left="993"/>
        <w:rPr>
          <w:rFonts w:eastAsia="Calibri"/>
          <w:i/>
          <w:color w:val="auto"/>
          <w:lang w:val="en-US"/>
        </w:rPr>
      </w:pPr>
      <w:r w:rsidRPr="00181CBB">
        <w:rPr>
          <w:rFonts w:eastAsia="Calibri"/>
          <w:i/>
          <w:color w:val="auto"/>
          <w:lang w:val="en-US"/>
        </w:rPr>
        <w:t>“This paper summarizes progress on the development of Operating Models (OMs) for IOTC yellowfin (YFT) tuna. MP evaluation updates for yellowfin and bigeye tunas are described in Kolody and Jumppanen (2018a). This paper builds on the work presented and reviewed at the IOTC informal MSE Working Group in March 2018 (Kolody and Jumppanen 2018d</w:t>
      </w:r>
      <w:proofErr w:type="gramStart"/>
      <w:r w:rsidRPr="00181CBB">
        <w:rPr>
          <w:rFonts w:eastAsia="Calibri"/>
          <w:i/>
          <w:color w:val="auto"/>
          <w:lang w:val="en-US"/>
        </w:rPr>
        <w:t>,e</w:t>
      </w:r>
      <w:proofErr w:type="gramEnd"/>
      <w:r w:rsidRPr="00181CBB">
        <w:rPr>
          <w:rFonts w:eastAsia="Calibri"/>
          <w:i/>
          <w:color w:val="auto"/>
          <w:lang w:val="en-US"/>
        </w:rPr>
        <w:t>).</w:t>
      </w:r>
    </w:p>
    <w:p w14:paraId="5316E7FA" w14:textId="77777777" w:rsidR="00F103BE" w:rsidRPr="00181CBB" w:rsidRDefault="00F103BE" w:rsidP="00F103BE">
      <w:pPr>
        <w:pStyle w:val="IOTCReportNormalNumbered"/>
        <w:numPr>
          <w:ilvl w:val="0"/>
          <w:numId w:val="0"/>
        </w:numPr>
        <w:tabs>
          <w:tab w:val="clear" w:pos="360"/>
          <w:tab w:val="left" w:pos="993"/>
        </w:tabs>
        <w:ind w:left="993"/>
        <w:rPr>
          <w:rFonts w:eastAsia="Calibri"/>
          <w:i/>
          <w:color w:val="auto"/>
          <w:lang w:val="en-US"/>
        </w:rPr>
      </w:pPr>
      <w:r w:rsidRPr="00181CBB">
        <w:rPr>
          <w:rFonts w:eastAsia="Calibri"/>
          <w:i/>
          <w:color w:val="auto"/>
          <w:lang w:val="en-US"/>
        </w:rPr>
        <w:t xml:space="preserve">The latest version of the MSE software is publicly available from </w:t>
      </w:r>
      <w:proofErr w:type="spellStart"/>
      <w:r w:rsidRPr="00181CBB">
        <w:rPr>
          <w:rFonts w:eastAsia="Calibri"/>
          <w:i/>
          <w:color w:val="auto"/>
          <w:lang w:val="en-US"/>
        </w:rPr>
        <w:t>github</w:t>
      </w:r>
      <w:proofErr w:type="spellEnd"/>
      <w:r w:rsidRPr="00181CBB">
        <w:rPr>
          <w:rFonts w:eastAsia="Calibri"/>
          <w:i/>
          <w:color w:val="auto"/>
          <w:lang w:val="en-US"/>
        </w:rPr>
        <w:t>, with a recently updated technical description and user manual (https://github.com/pjumppanen/niMSE-IO-BET-YFT/).The BET and YFT MSE projection software has undergone several changes in the past year, with a substantial rewrite to improve memory usage and parallel processing, which greatly improves MP evaluation speed. Most of these changes to the computational engine are not visible to the end user.</w:t>
      </w:r>
      <w:r w:rsidRPr="00181CBB">
        <w:rPr>
          <w:i/>
          <w:color w:val="auto"/>
          <w:lang w:val="en-US"/>
        </w:rPr>
        <w:t xml:space="preserve"> (See paper for full abstract)</w:t>
      </w:r>
      <w:r w:rsidRPr="00181CBB">
        <w:rPr>
          <w:i/>
          <w:color w:val="auto"/>
        </w:rPr>
        <w:t>:</w:t>
      </w:r>
      <w:r w:rsidRPr="00181CBB">
        <w:rPr>
          <w:rFonts w:eastAsia="Calibri"/>
          <w:i/>
          <w:color w:val="auto"/>
          <w:lang w:val="en-US"/>
        </w:rPr>
        <w:t>”</w:t>
      </w:r>
    </w:p>
    <w:p w14:paraId="30CE4613" w14:textId="77777777" w:rsidR="00F103BE" w:rsidRPr="00181CBB" w:rsidRDefault="00F103BE" w:rsidP="00F103BE">
      <w:pPr>
        <w:pStyle w:val="IOTCReportNormalNumbered"/>
        <w:numPr>
          <w:ilvl w:val="0"/>
          <w:numId w:val="7"/>
        </w:numPr>
        <w:tabs>
          <w:tab w:val="left" w:pos="540"/>
        </w:tabs>
        <w:rPr>
          <w:lang w:val="en-US"/>
        </w:rPr>
      </w:pPr>
      <w:r w:rsidRPr="00181CBB">
        <w:rPr>
          <w:lang w:val="en-US"/>
        </w:rPr>
        <w:t xml:space="preserve">The WPM </w:t>
      </w:r>
      <w:r w:rsidRPr="00181CBB">
        <w:rPr>
          <w:b/>
          <w:lang w:val="en-US"/>
        </w:rPr>
        <w:t>NOTED</w:t>
      </w:r>
      <w:r w:rsidRPr="00181CBB">
        <w:rPr>
          <w:lang w:val="en-US"/>
        </w:rPr>
        <w:t xml:space="preserve"> the high uncertainty and large number of implausible models in the uniformly weighted grid of the YFT Reference set OMs. It was </w:t>
      </w:r>
      <w:proofErr w:type="spellStart"/>
      <w:r w:rsidRPr="00181CBB">
        <w:rPr>
          <w:lang w:val="en-US"/>
        </w:rPr>
        <w:t>recognised</w:t>
      </w:r>
      <w:proofErr w:type="spellEnd"/>
      <w:r w:rsidRPr="00181CBB">
        <w:rPr>
          <w:lang w:val="en-US"/>
        </w:rPr>
        <w:t xml:space="preserve"> that the proposed approach of sampling the uniform grid with respect to the central tendency of the assessment was not ideal, but represented a pragmatic path forward. </w:t>
      </w:r>
    </w:p>
    <w:p w14:paraId="74632216" w14:textId="77777777" w:rsidR="00F103BE" w:rsidRPr="00181CBB" w:rsidRDefault="00F103BE" w:rsidP="00F103BE">
      <w:pPr>
        <w:pStyle w:val="IOTCReportNormalNumbered"/>
        <w:numPr>
          <w:ilvl w:val="0"/>
          <w:numId w:val="7"/>
        </w:numPr>
        <w:tabs>
          <w:tab w:val="left" w:pos="540"/>
        </w:tabs>
        <w:rPr>
          <w:lang w:val="en-US"/>
        </w:rPr>
      </w:pPr>
      <w:r w:rsidRPr="00181CBB">
        <w:rPr>
          <w:lang w:val="en-US"/>
        </w:rPr>
        <w:t xml:space="preserve">The WPM </w:t>
      </w:r>
      <w:r w:rsidRPr="00181CBB">
        <w:rPr>
          <w:b/>
          <w:lang w:val="en-US"/>
        </w:rPr>
        <w:t>DISCUSSED</w:t>
      </w:r>
      <w:r w:rsidRPr="00181CBB">
        <w:rPr>
          <w:lang w:val="en-US"/>
        </w:rPr>
        <w:t xml:space="preserve"> the alternative option of filtering plausible models in relation to habitat constraints as was used for albacore, and noted the following disadvantages in this case:</w:t>
      </w:r>
    </w:p>
    <w:p w14:paraId="1A1FA85F" w14:textId="77777777" w:rsidR="00F103BE" w:rsidRPr="00181CBB" w:rsidRDefault="00F103BE" w:rsidP="00F103BE">
      <w:pPr>
        <w:pStyle w:val="IOTCReportNormalNumbered"/>
        <w:numPr>
          <w:ilvl w:val="1"/>
          <w:numId w:val="7"/>
        </w:numPr>
        <w:tabs>
          <w:tab w:val="left" w:pos="540"/>
        </w:tabs>
        <w:rPr>
          <w:lang w:val="en-US"/>
        </w:rPr>
      </w:pPr>
      <w:r w:rsidRPr="00181CBB">
        <w:rPr>
          <w:lang w:val="en-US"/>
        </w:rPr>
        <w:t>It is not obvious that a meta-analysis of the productivity of 3 or 4 other YFT populations would provide more valuable insight about productivity than the arguments employed within the IOTC assessment process.</w:t>
      </w:r>
    </w:p>
    <w:p w14:paraId="4B8AFA16" w14:textId="77777777" w:rsidR="00F103BE" w:rsidRPr="00181CBB" w:rsidRDefault="00F103BE" w:rsidP="00F103BE">
      <w:pPr>
        <w:pStyle w:val="IOTCReportNormalNumbered"/>
        <w:numPr>
          <w:ilvl w:val="1"/>
          <w:numId w:val="7"/>
        </w:numPr>
        <w:tabs>
          <w:tab w:val="left" w:pos="540"/>
        </w:tabs>
        <w:rPr>
          <w:lang w:val="en-US"/>
        </w:rPr>
      </w:pPr>
      <w:r w:rsidRPr="00181CBB">
        <w:rPr>
          <w:lang w:val="en-US"/>
        </w:rPr>
        <w:t xml:space="preserve">The YFT MSY distribution forms a long-tailed continuum, unlike the disjointed </w:t>
      </w:r>
      <w:proofErr w:type="spellStart"/>
      <w:r w:rsidRPr="00181CBB">
        <w:rPr>
          <w:lang w:val="en-US"/>
        </w:rPr>
        <w:t>polymodal</w:t>
      </w:r>
      <w:proofErr w:type="spellEnd"/>
      <w:r w:rsidRPr="00181CBB">
        <w:rPr>
          <w:lang w:val="en-US"/>
        </w:rPr>
        <w:t xml:space="preserve"> distribution for ALB</w:t>
      </w:r>
    </w:p>
    <w:p w14:paraId="2DA8F2F6" w14:textId="77777777" w:rsidR="00F103BE" w:rsidRPr="00181CBB" w:rsidRDefault="00F103BE" w:rsidP="00F103BE">
      <w:pPr>
        <w:pStyle w:val="IOTCReportNormalNumbered"/>
        <w:numPr>
          <w:ilvl w:val="1"/>
          <w:numId w:val="7"/>
        </w:numPr>
        <w:tabs>
          <w:tab w:val="left" w:pos="540"/>
        </w:tabs>
        <w:rPr>
          <w:lang w:val="en-US"/>
        </w:rPr>
      </w:pPr>
      <w:r w:rsidRPr="00181CBB">
        <w:rPr>
          <w:lang w:val="en-US"/>
        </w:rPr>
        <w:t>Unlike ALB, the YFT distribution also had many models that were implausibly unproductive (not only over-productive)</w:t>
      </w:r>
    </w:p>
    <w:p w14:paraId="457DA075" w14:textId="77777777" w:rsidR="00F103BE" w:rsidRPr="00181CBB" w:rsidRDefault="00F103BE" w:rsidP="00F103BE">
      <w:pPr>
        <w:pStyle w:val="IOTCReportNormalNumbered"/>
        <w:numPr>
          <w:ilvl w:val="0"/>
          <w:numId w:val="7"/>
        </w:numPr>
        <w:tabs>
          <w:tab w:val="left" w:pos="540"/>
        </w:tabs>
        <w:rPr>
          <w:lang w:val="en-US"/>
        </w:rPr>
      </w:pPr>
      <w:r w:rsidRPr="00181CBB">
        <w:rPr>
          <w:lang w:val="en-US"/>
        </w:rPr>
        <w:t xml:space="preserve">The WPM </w:t>
      </w:r>
      <w:r w:rsidRPr="00181CBB">
        <w:rPr>
          <w:b/>
          <w:lang w:val="en-US"/>
        </w:rPr>
        <w:t>SUGGESTED</w:t>
      </w:r>
      <w:r w:rsidRPr="00181CBB">
        <w:rPr>
          <w:lang w:val="en-US"/>
        </w:rPr>
        <w:t xml:space="preserve"> the following changes to the YFT reference set OM grid, and expected that the WPTT would refine these recommendations, particularly with respect to insights from the new YFT assessment: </w:t>
      </w:r>
    </w:p>
    <w:p w14:paraId="7F818137" w14:textId="77777777" w:rsidR="00F103BE" w:rsidRPr="005169FF" w:rsidRDefault="00F103BE" w:rsidP="00F103BE">
      <w:pPr>
        <w:pStyle w:val="IOTCReportNormalNumbered"/>
        <w:numPr>
          <w:ilvl w:val="1"/>
          <w:numId w:val="7"/>
        </w:numPr>
        <w:tabs>
          <w:tab w:val="left" w:pos="540"/>
        </w:tabs>
        <w:rPr>
          <w:highlight w:val="yellow"/>
          <w:lang w:val="en-US"/>
        </w:rPr>
      </w:pPr>
      <w:r w:rsidRPr="005169FF">
        <w:rPr>
          <w:highlight w:val="yellow"/>
          <w:lang w:val="en-US"/>
        </w:rPr>
        <w:lastRenderedPageBreak/>
        <w:t>CPUE variability set to a level that would result in an annual CV of 0.2 (retaining auto-correlation of 0.5)</w:t>
      </w:r>
    </w:p>
    <w:p w14:paraId="26471D95" w14:textId="77777777" w:rsidR="00F103BE" w:rsidRPr="005169FF" w:rsidRDefault="00F103BE" w:rsidP="00F103BE">
      <w:pPr>
        <w:pStyle w:val="IOTCReportNormalNumbered"/>
        <w:numPr>
          <w:ilvl w:val="1"/>
          <w:numId w:val="7"/>
        </w:numPr>
        <w:tabs>
          <w:tab w:val="left" w:pos="540"/>
        </w:tabs>
        <w:rPr>
          <w:highlight w:val="yellow"/>
          <w:lang w:val="en-US"/>
        </w:rPr>
      </w:pPr>
      <w:r w:rsidRPr="005169FF">
        <w:rPr>
          <w:highlight w:val="yellow"/>
          <w:lang w:val="en-US"/>
        </w:rPr>
        <w:t>Extend bridging catches, with first TAC in 2021</w:t>
      </w:r>
    </w:p>
    <w:p w14:paraId="1146A7B0" w14:textId="77777777" w:rsidR="00F103BE" w:rsidRPr="005169FF" w:rsidRDefault="00F103BE" w:rsidP="00F103BE">
      <w:pPr>
        <w:pStyle w:val="IOTCReportNormalNumbered"/>
        <w:numPr>
          <w:ilvl w:val="1"/>
          <w:numId w:val="7"/>
        </w:numPr>
        <w:tabs>
          <w:tab w:val="left" w:pos="540"/>
        </w:tabs>
        <w:rPr>
          <w:highlight w:val="yellow"/>
          <w:lang w:val="en-US"/>
        </w:rPr>
      </w:pPr>
      <w:r w:rsidRPr="005169FF">
        <w:rPr>
          <w:highlight w:val="yellow"/>
          <w:lang w:val="en-US"/>
        </w:rPr>
        <w:t>Additional uncertainty dimensions:</w:t>
      </w:r>
    </w:p>
    <w:p w14:paraId="5E9BB426" w14:textId="77777777" w:rsidR="00F103BE" w:rsidRPr="005169FF" w:rsidRDefault="00F103BE" w:rsidP="00F103BE">
      <w:pPr>
        <w:pStyle w:val="IOTCReportNormalNumbered"/>
        <w:numPr>
          <w:ilvl w:val="2"/>
          <w:numId w:val="7"/>
        </w:numPr>
        <w:tabs>
          <w:tab w:val="left" w:pos="540"/>
        </w:tabs>
        <w:rPr>
          <w:highlight w:val="yellow"/>
          <w:lang w:val="en-US"/>
        </w:rPr>
      </w:pPr>
      <w:proofErr w:type="gramStart"/>
      <w:r w:rsidRPr="005169FF">
        <w:rPr>
          <w:highlight w:val="yellow"/>
          <w:lang w:val="en-US"/>
        </w:rPr>
        <w:t>alternative</w:t>
      </w:r>
      <w:proofErr w:type="gramEnd"/>
      <w:r w:rsidRPr="005169FF">
        <w:rPr>
          <w:highlight w:val="yellow"/>
          <w:lang w:val="en-US"/>
        </w:rPr>
        <w:t xml:space="preserve"> growth function (noting the large effect on the recent WCPFC bigeye assessment). WPTT will be asked to review and specify the most appropriate alternative. This could be a robustness scenario.</w:t>
      </w:r>
    </w:p>
    <w:p w14:paraId="165AEBE6" w14:textId="77777777" w:rsidR="00F103BE" w:rsidRPr="005169FF" w:rsidRDefault="00F103BE" w:rsidP="00F103BE">
      <w:pPr>
        <w:pStyle w:val="IOTCReportNormalNumbered"/>
        <w:numPr>
          <w:ilvl w:val="2"/>
          <w:numId w:val="7"/>
        </w:numPr>
        <w:tabs>
          <w:tab w:val="left" w:pos="540"/>
        </w:tabs>
        <w:rPr>
          <w:highlight w:val="yellow"/>
          <w:lang w:val="en-US"/>
        </w:rPr>
      </w:pPr>
      <w:r w:rsidRPr="005169FF">
        <w:rPr>
          <w:highlight w:val="yellow"/>
          <w:lang w:val="en-US"/>
        </w:rPr>
        <w:t>alternative regional CPUE scaling factors</w:t>
      </w:r>
    </w:p>
    <w:p w14:paraId="3918A515" w14:textId="77777777" w:rsidR="00F103BE" w:rsidRPr="00181CBB" w:rsidRDefault="00F103BE" w:rsidP="00F103BE">
      <w:pPr>
        <w:pStyle w:val="IOTCReportNormalNumbered"/>
        <w:numPr>
          <w:ilvl w:val="2"/>
          <w:numId w:val="7"/>
        </w:numPr>
        <w:tabs>
          <w:tab w:val="left" w:pos="540"/>
        </w:tabs>
        <w:rPr>
          <w:lang w:val="en-US"/>
        </w:rPr>
      </w:pPr>
      <w:proofErr w:type="gramStart"/>
      <w:r w:rsidRPr="00181CBB">
        <w:rPr>
          <w:lang w:val="en-US"/>
        </w:rPr>
        <w:t>alternative</w:t>
      </w:r>
      <w:proofErr w:type="gramEnd"/>
      <w:r w:rsidRPr="00181CBB">
        <w:rPr>
          <w:lang w:val="en-US"/>
        </w:rPr>
        <w:t xml:space="preserve"> historical catch series. Proposals were discussed, but the options were thought to either not represent a large change from the preferred series, or were difficult to justify as plausible.</w:t>
      </w:r>
    </w:p>
    <w:p w14:paraId="0181D7E5" w14:textId="77777777" w:rsidR="00F103BE" w:rsidRPr="00181CBB" w:rsidRDefault="00F103BE" w:rsidP="00F103BE">
      <w:pPr>
        <w:pStyle w:val="IOTCReportNormalNumbered"/>
        <w:numPr>
          <w:ilvl w:val="2"/>
          <w:numId w:val="7"/>
        </w:numPr>
        <w:tabs>
          <w:tab w:val="left" w:pos="540"/>
        </w:tabs>
        <w:rPr>
          <w:lang w:val="en-US"/>
        </w:rPr>
      </w:pPr>
      <w:r w:rsidRPr="00181CBB">
        <w:t xml:space="preserve">It was noted that a new YFT catch data series will be discussed for the assessment at the WPTT, which is probably appropriate for the OM as well </w:t>
      </w:r>
    </w:p>
    <w:p w14:paraId="6D4427AF" w14:textId="77777777" w:rsidR="00F103BE" w:rsidRPr="00181CBB" w:rsidRDefault="00F103BE" w:rsidP="00F103BE">
      <w:pPr>
        <w:pStyle w:val="IOTCReportNormalNumbered"/>
        <w:numPr>
          <w:ilvl w:val="0"/>
          <w:numId w:val="0"/>
        </w:numPr>
        <w:tabs>
          <w:tab w:val="left" w:pos="540"/>
        </w:tabs>
        <w:ind w:left="502" w:hanging="502"/>
        <w:rPr>
          <w:lang w:val="en-US"/>
        </w:rPr>
      </w:pPr>
    </w:p>
    <w:p w14:paraId="6AB346F4" w14:textId="77777777" w:rsidR="00F103BE" w:rsidRPr="00181CBB" w:rsidRDefault="00F103BE" w:rsidP="00F103BE">
      <w:pPr>
        <w:pStyle w:val="IOTCReportNormalNumbered"/>
        <w:numPr>
          <w:ilvl w:val="1"/>
          <w:numId w:val="7"/>
        </w:numPr>
        <w:tabs>
          <w:tab w:val="left" w:pos="540"/>
        </w:tabs>
        <w:rPr>
          <w:highlight w:val="yellow"/>
          <w:lang w:val="en-US"/>
        </w:rPr>
      </w:pPr>
      <w:r w:rsidRPr="00181CBB">
        <w:rPr>
          <w:highlight w:val="yellow"/>
          <w:lang w:val="en-US"/>
        </w:rPr>
        <w:t xml:space="preserve">Sample the OM grid using the bi-variate sampling approach (sampling with respect to the central tendency of MSE and SB(current)/SB(MSY), but with variance assumptions that are compatible with the distributional characteristics of the BET grid (for consistency)  </w:t>
      </w:r>
    </w:p>
    <w:p w14:paraId="7AB5F70C" w14:textId="77777777" w:rsidR="00F103BE" w:rsidRPr="00A37BF1" w:rsidRDefault="00F103BE" w:rsidP="00F103BE">
      <w:pPr>
        <w:pStyle w:val="IOTCReportNormalNumbered"/>
        <w:numPr>
          <w:ilvl w:val="0"/>
          <w:numId w:val="7"/>
        </w:numPr>
        <w:tabs>
          <w:tab w:val="left" w:pos="540"/>
        </w:tabs>
        <w:rPr>
          <w:highlight w:val="lightGray"/>
        </w:rPr>
      </w:pPr>
      <w:r w:rsidRPr="00181CBB">
        <w:rPr>
          <w:lang w:val="en-US"/>
        </w:rPr>
        <w:t xml:space="preserve">The WPM </w:t>
      </w:r>
      <w:r w:rsidRPr="00181CBB">
        <w:rPr>
          <w:b/>
          <w:lang w:val="en-US"/>
        </w:rPr>
        <w:t>RECOMMENDED</w:t>
      </w:r>
      <w:r w:rsidRPr="00181CBB">
        <w:rPr>
          <w:lang w:val="en-US"/>
        </w:rPr>
        <w:t xml:space="preserve"> exploring </w:t>
      </w:r>
      <w:r w:rsidRPr="00181CBB">
        <w:rPr>
          <w:highlight w:val="yellow"/>
          <w:lang w:val="en-US"/>
        </w:rPr>
        <w:t>partially-confounded experimental design</w:t>
      </w:r>
      <w:r w:rsidRPr="00181CBB">
        <w:rPr>
          <w:lang w:val="en-US"/>
        </w:rPr>
        <w:t xml:space="preserve"> as a computationally tractable method for expanding the number of uncertainty dimensions and the main interactions (at the expense of losing higher order interactions). It should be adopted if </w:t>
      </w:r>
      <w:r w:rsidRPr="00181CBB">
        <w:t>if it is not found to have a significant reduction in full grid uncertainty.</w:t>
      </w:r>
    </w:p>
    <w:p w14:paraId="31D38397" w14:textId="77777777" w:rsidR="00F103BE" w:rsidRPr="005169FF" w:rsidRDefault="00F103BE" w:rsidP="00F103BE">
      <w:pPr>
        <w:pStyle w:val="IOTCReportNormalNumbered"/>
        <w:numPr>
          <w:ilvl w:val="0"/>
          <w:numId w:val="7"/>
        </w:numPr>
        <w:tabs>
          <w:tab w:val="left" w:pos="540"/>
        </w:tabs>
        <w:rPr>
          <w:highlight w:val="yellow"/>
          <w:lang w:val="en-US"/>
        </w:rPr>
      </w:pPr>
      <w:r w:rsidRPr="00181CBB">
        <w:rPr>
          <w:highlight w:val="yellow"/>
          <w:lang w:val="en-US"/>
        </w:rPr>
        <w:t xml:space="preserve">The WP </w:t>
      </w:r>
      <w:r w:rsidRPr="00181CBB">
        <w:rPr>
          <w:b/>
          <w:highlight w:val="yellow"/>
          <w:lang w:val="en-US"/>
        </w:rPr>
        <w:t>SUGGESTED</w:t>
      </w:r>
      <w:r w:rsidRPr="00181CBB">
        <w:rPr>
          <w:highlight w:val="yellow"/>
          <w:lang w:val="en-US"/>
        </w:rPr>
        <w:t xml:space="preserve"> the following priorities for robustness scenarios</w:t>
      </w:r>
      <w:r w:rsidRPr="005169FF">
        <w:rPr>
          <w:highlight w:val="yellow"/>
          <w:lang w:val="en-US"/>
        </w:rPr>
        <w:t>:</w:t>
      </w:r>
    </w:p>
    <w:p w14:paraId="1A6C17FE" w14:textId="77777777" w:rsidR="00F103BE" w:rsidRPr="005169FF" w:rsidRDefault="00F103BE" w:rsidP="00F103BE">
      <w:pPr>
        <w:pStyle w:val="IOTCReportNormalNumbered"/>
        <w:numPr>
          <w:ilvl w:val="1"/>
          <w:numId w:val="7"/>
        </w:numPr>
        <w:tabs>
          <w:tab w:val="left" w:pos="540"/>
        </w:tabs>
        <w:rPr>
          <w:highlight w:val="yellow"/>
          <w:lang w:val="en-US"/>
        </w:rPr>
      </w:pPr>
      <w:r w:rsidRPr="005169FF">
        <w:rPr>
          <w:highlight w:val="yellow"/>
        </w:rPr>
        <w:t>Annual aggregated CPUE CV = 0.3 (auto-correlation = 0.5)</w:t>
      </w:r>
    </w:p>
    <w:p w14:paraId="3FE12079" w14:textId="77777777" w:rsidR="00F103BE" w:rsidRPr="005169FF" w:rsidRDefault="00F103BE" w:rsidP="00F103BE">
      <w:pPr>
        <w:pStyle w:val="IOTCReportNormalNumbered"/>
        <w:numPr>
          <w:ilvl w:val="1"/>
          <w:numId w:val="7"/>
        </w:numPr>
        <w:tabs>
          <w:tab w:val="left" w:pos="540"/>
        </w:tabs>
        <w:rPr>
          <w:highlight w:val="yellow"/>
          <w:lang w:val="en-US"/>
        </w:rPr>
      </w:pPr>
      <w:r w:rsidRPr="005169FF">
        <w:rPr>
          <w:highlight w:val="yellow"/>
        </w:rPr>
        <w:t>10% reported over-catch (projections only; reference case conditioning)</w:t>
      </w:r>
    </w:p>
    <w:p w14:paraId="3AA79A73" w14:textId="77777777" w:rsidR="00F103BE" w:rsidRPr="005169FF" w:rsidRDefault="00F103BE" w:rsidP="00F103BE">
      <w:pPr>
        <w:pStyle w:val="IOTCReportNormalNumbered"/>
        <w:numPr>
          <w:ilvl w:val="1"/>
          <w:numId w:val="7"/>
        </w:numPr>
        <w:tabs>
          <w:tab w:val="left" w:pos="540"/>
        </w:tabs>
        <w:rPr>
          <w:highlight w:val="yellow"/>
          <w:lang w:val="en-US"/>
        </w:rPr>
      </w:pPr>
      <w:r w:rsidRPr="005169FF">
        <w:rPr>
          <w:highlight w:val="yellow"/>
        </w:rPr>
        <w:t>10% unreported over-catch (projections only; reference case conditioning)</w:t>
      </w:r>
    </w:p>
    <w:p w14:paraId="4ADCF51C" w14:textId="77777777" w:rsidR="00F103BE" w:rsidRPr="005169FF" w:rsidRDefault="00F103BE" w:rsidP="00F103BE">
      <w:pPr>
        <w:pStyle w:val="IOTCReportNormalNumbered"/>
        <w:numPr>
          <w:ilvl w:val="1"/>
          <w:numId w:val="7"/>
        </w:numPr>
        <w:tabs>
          <w:tab w:val="left" w:pos="540"/>
        </w:tabs>
        <w:rPr>
          <w:highlight w:val="yellow"/>
          <w:lang w:val="en-US"/>
        </w:rPr>
      </w:pPr>
      <w:r w:rsidRPr="005169FF">
        <w:rPr>
          <w:highlight w:val="yellow"/>
        </w:rPr>
        <w:t>3% LL catchability trend (projections only; reference case conditioning)</w:t>
      </w:r>
    </w:p>
    <w:p w14:paraId="19B40A04" w14:textId="77777777" w:rsidR="00F103BE" w:rsidRPr="00181CBB" w:rsidRDefault="00F103BE" w:rsidP="00F103BE">
      <w:pPr>
        <w:pStyle w:val="IOTCReportNormalNumbered"/>
        <w:numPr>
          <w:ilvl w:val="1"/>
          <w:numId w:val="7"/>
        </w:numPr>
        <w:tabs>
          <w:tab w:val="left" w:pos="540"/>
        </w:tabs>
        <w:rPr>
          <w:highlight w:val="yellow"/>
          <w:lang w:val="en-AU"/>
        </w:rPr>
      </w:pPr>
      <w:r w:rsidRPr="00181CBB">
        <w:rPr>
          <w:highlight w:val="yellow"/>
          <w:lang w:val="en-AU"/>
        </w:rPr>
        <w:t>dome-shaped longline selectivity (noting potential for interaction with M and growth)</w:t>
      </w:r>
    </w:p>
    <w:p w14:paraId="2AF102F0" w14:textId="77777777" w:rsidR="00F103BE" w:rsidRPr="00181CBB" w:rsidRDefault="00F103BE" w:rsidP="00F103BE">
      <w:pPr>
        <w:pStyle w:val="IOTCReportNormalNumbered"/>
        <w:numPr>
          <w:ilvl w:val="0"/>
          <w:numId w:val="7"/>
        </w:numPr>
        <w:tabs>
          <w:tab w:val="left" w:pos="540"/>
        </w:tabs>
        <w:rPr>
          <w:lang w:val="en-US"/>
        </w:rPr>
      </w:pPr>
      <w:r w:rsidRPr="00181CBB">
        <w:rPr>
          <w:lang w:val="en-US"/>
        </w:rPr>
        <w:t xml:space="preserve">The WPM </w:t>
      </w:r>
      <w:r w:rsidRPr="00181CBB">
        <w:rPr>
          <w:b/>
          <w:lang w:val="en-US"/>
        </w:rPr>
        <w:t>NOTED</w:t>
      </w:r>
      <w:r w:rsidRPr="00181CBB">
        <w:rPr>
          <w:lang w:val="en-US"/>
        </w:rPr>
        <w:t xml:space="preserve"> that some of these robustness tests should be considered long-term ambitions, which would require more specific definitions and input from the secretariat and external parties, and would likely delay the current development timeline.</w:t>
      </w:r>
    </w:p>
    <w:p w14:paraId="7B0A6F99" w14:textId="77777777" w:rsidR="00F103BE" w:rsidRPr="00181CBB" w:rsidRDefault="00F103BE" w:rsidP="00F103BE">
      <w:pPr>
        <w:pStyle w:val="IOTCReportNormalNumbered"/>
        <w:numPr>
          <w:ilvl w:val="0"/>
          <w:numId w:val="7"/>
        </w:numPr>
        <w:tabs>
          <w:tab w:val="left" w:pos="540"/>
        </w:tabs>
        <w:rPr>
          <w:lang w:val="en-US"/>
        </w:rPr>
      </w:pPr>
      <w:r w:rsidRPr="00181CBB">
        <w:rPr>
          <w:lang w:val="en-US"/>
        </w:rPr>
        <w:t xml:space="preserve">The WPM </w:t>
      </w:r>
      <w:r w:rsidRPr="00181CBB">
        <w:rPr>
          <w:b/>
          <w:lang w:val="en-US"/>
        </w:rPr>
        <w:t>NOTED</w:t>
      </w:r>
      <w:r w:rsidRPr="00181CBB">
        <w:rPr>
          <w:lang w:val="en-US"/>
        </w:rPr>
        <w:t xml:space="preserve"> that some of the effects tested separately in the Robustness scenarios could eventually happen simultaneously and at least some scenarios should consider these effects in combination (e.g. catch misreporting and recruitment failure in the same simulation). However, it was further noted that an MP cannot be expected to handle every adverse situation and "exceptional circumstances" procedures are applicable in the worst cases</w:t>
      </w:r>
    </w:p>
    <w:p w14:paraId="5A684C8C" w14:textId="77777777" w:rsidR="00F103BE" w:rsidRPr="00181CBB" w:rsidRDefault="00F103BE" w:rsidP="00F103BE">
      <w:pPr>
        <w:pStyle w:val="IOTCReportNormalNumbered"/>
        <w:numPr>
          <w:ilvl w:val="0"/>
          <w:numId w:val="7"/>
        </w:numPr>
        <w:tabs>
          <w:tab w:val="clear" w:pos="360"/>
          <w:tab w:val="left" w:pos="540"/>
        </w:tabs>
        <w:rPr>
          <w:color w:val="auto"/>
          <w:szCs w:val="22"/>
        </w:rPr>
      </w:pPr>
      <w:r w:rsidRPr="00181CBB">
        <w:rPr>
          <w:color w:val="auto"/>
          <w:lang w:val="en-US"/>
        </w:rPr>
        <w:t xml:space="preserve">The WPM </w:t>
      </w:r>
      <w:r w:rsidRPr="00181CBB">
        <w:rPr>
          <w:b/>
          <w:color w:val="auto"/>
          <w:lang w:val="en-US"/>
        </w:rPr>
        <w:t>NOTED</w:t>
      </w:r>
      <w:r w:rsidRPr="00181CBB">
        <w:rPr>
          <w:color w:val="auto"/>
          <w:lang w:val="en-US"/>
        </w:rPr>
        <w:t xml:space="preserve"> that </w:t>
      </w:r>
      <w:r w:rsidRPr="00181CBB">
        <w:rPr>
          <w:color w:val="auto"/>
          <w:highlight w:val="yellow"/>
          <w:lang w:val="en-US"/>
        </w:rPr>
        <w:t>alternative MP tuning levels should be adopted to add contrast</w:t>
      </w:r>
      <w:r w:rsidRPr="00181CBB">
        <w:rPr>
          <w:color w:val="auto"/>
          <w:lang w:val="en-US"/>
        </w:rPr>
        <w:t xml:space="preserve"> to the results for the TCMP02.</w:t>
      </w:r>
      <w:r w:rsidRPr="00181CBB">
        <w:rPr>
          <w:color w:val="auto"/>
          <w:szCs w:val="22"/>
        </w:rPr>
        <w:t xml:space="preserve"> </w:t>
      </w:r>
    </w:p>
    <w:p w14:paraId="6E4D7C62" w14:textId="77777777" w:rsidR="00F103BE" w:rsidRDefault="00F103BE" w:rsidP="00F103BE">
      <w:r>
        <w:tab/>
      </w:r>
    </w:p>
    <w:p w14:paraId="2DA9C087" w14:textId="77777777" w:rsidR="00F103BE" w:rsidRDefault="00F103BE" w:rsidP="00F103BE"/>
    <w:p w14:paraId="644BB782" w14:textId="77777777" w:rsidR="00A37DD1" w:rsidRDefault="00A37DD1">
      <w:pPr>
        <w:rPr>
          <w:b/>
          <w:sz w:val="32"/>
          <w:szCs w:val="32"/>
          <w:highlight w:val="lightGray"/>
          <w:u w:val="single"/>
        </w:rPr>
      </w:pPr>
      <w:r>
        <w:rPr>
          <w:b/>
          <w:sz w:val="32"/>
          <w:szCs w:val="32"/>
          <w:highlight w:val="lightGray"/>
          <w:u w:val="single"/>
        </w:rPr>
        <w:br w:type="page"/>
      </w:r>
    </w:p>
    <w:p w14:paraId="47CBE678" w14:textId="77777777" w:rsidR="00A37DD1" w:rsidRPr="00A37DD1" w:rsidRDefault="00A37DD1" w:rsidP="00A37DD1">
      <w:pPr>
        <w:rPr>
          <w:b/>
          <w:sz w:val="32"/>
          <w:szCs w:val="32"/>
          <w:highlight w:val="lightGray"/>
          <w:u w:val="single"/>
        </w:rPr>
      </w:pPr>
      <w:r w:rsidRPr="00A37DD1">
        <w:rPr>
          <w:b/>
          <w:sz w:val="32"/>
          <w:szCs w:val="32"/>
          <w:highlight w:val="lightGray"/>
          <w:u w:val="single"/>
        </w:rPr>
        <w:lastRenderedPageBreak/>
        <w:t xml:space="preserve">Working </w:t>
      </w:r>
      <w:r>
        <w:rPr>
          <w:b/>
          <w:sz w:val="32"/>
          <w:szCs w:val="32"/>
          <w:highlight w:val="lightGray"/>
          <w:u w:val="single"/>
        </w:rPr>
        <w:t xml:space="preserve">Party on Tropical Tuna </w:t>
      </w:r>
      <w:r w:rsidRPr="00A37DD1">
        <w:rPr>
          <w:b/>
          <w:sz w:val="32"/>
          <w:szCs w:val="32"/>
          <w:highlight w:val="lightGray"/>
          <w:u w:val="single"/>
        </w:rPr>
        <w:t>(2018) draft report</w:t>
      </w:r>
    </w:p>
    <w:p w14:paraId="7455672D" w14:textId="77777777" w:rsidR="00F103BE" w:rsidRDefault="00F103BE" w:rsidP="00F103BE">
      <w:pPr>
        <w:pStyle w:val="IOTCReportNormalNumbered"/>
        <w:numPr>
          <w:ilvl w:val="0"/>
          <w:numId w:val="0"/>
        </w:numPr>
        <w:tabs>
          <w:tab w:val="clear" w:pos="360"/>
        </w:tabs>
        <w:suppressAutoHyphens w:val="0"/>
        <w:ind w:left="502" w:hanging="502"/>
        <w:rPr>
          <w:color w:val="auto"/>
        </w:rPr>
      </w:pPr>
    </w:p>
    <w:p w14:paraId="0B642489" w14:textId="77777777" w:rsidR="00F103BE" w:rsidRPr="00181CBB" w:rsidRDefault="00A37DD1" w:rsidP="00F103BE">
      <w:pPr>
        <w:pStyle w:val="IOTCReportNormalNumbered"/>
        <w:numPr>
          <w:ilvl w:val="0"/>
          <w:numId w:val="0"/>
        </w:numPr>
        <w:tabs>
          <w:tab w:val="clear" w:pos="360"/>
        </w:tabs>
        <w:suppressAutoHyphens w:val="0"/>
        <w:ind w:left="502" w:hanging="502"/>
        <w:rPr>
          <w:b/>
          <w:color w:val="auto"/>
          <w:sz w:val="28"/>
          <w:szCs w:val="28"/>
          <w:u w:val="single"/>
        </w:rPr>
      </w:pPr>
      <w:r w:rsidRPr="00181CBB">
        <w:rPr>
          <w:b/>
          <w:color w:val="auto"/>
          <w:sz w:val="28"/>
          <w:szCs w:val="28"/>
          <w:u w:val="single"/>
        </w:rPr>
        <w:t>Bigeye</w:t>
      </w:r>
    </w:p>
    <w:p w14:paraId="1BDA4090" w14:textId="77777777" w:rsidR="00F103BE" w:rsidRPr="00181CBB" w:rsidRDefault="00F103BE" w:rsidP="00F103BE">
      <w:pPr>
        <w:pStyle w:val="IOTCReportNormalNumbered"/>
        <w:numPr>
          <w:ilvl w:val="0"/>
          <w:numId w:val="11"/>
        </w:numPr>
        <w:tabs>
          <w:tab w:val="clear" w:pos="360"/>
        </w:tabs>
        <w:suppressAutoHyphens w:val="0"/>
        <w:rPr>
          <w:color w:val="auto"/>
        </w:rPr>
      </w:pPr>
      <w:r w:rsidRPr="00181CBB">
        <w:rPr>
          <w:color w:val="auto"/>
        </w:rPr>
        <w:t xml:space="preserve">The WPTT </w:t>
      </w:r>
      <w:r w:rsidRPr="00181CBB">
        <w:rPr>
          <w:b/>
          <w:color w:val="auto"/>
        </w:rPr>
        <w:t>NOTED</w:t>
      </w:r>
      <w:r w:rsidRPr="00181CBB">
        <w:rPr>
          <w:color w:val="auto"/>
        </w:rPr>
        <w:t xml:space="preserve"> paper IOTC–2018–WPM09–09 which provided an update on IOTC bigeye tuna operating model development, October 2018, including the following summary provided by the authors:</w:t>
      </w:r>
    </w:p>
    <w:p w14:paraId="1EEB8EE9" w14:textId="77777777" w:rsidR="00F103BE" w:rsidRPr="00181CBB" w:rsidRDefault="00F103BE" w:rsidP="00F103BE">
      <w:pPr>
        <w:pStyle w:val="IOTCReportNormalNumbered"/>
        <w:numPr>
          <w:ilvl w:val="0"/>
          <w:numId w:val="0"/>
        </w:numPr>
        <w:spacing w:before="0"/>
        <w:ind w:left="902" w:right="204"/>
        <w:rPr>
          <w:i/>
          <w:color w:val="auto"/>
        </w:rPr>
      </w:pPr>
      <w:r w:rsidRPr="00181CBB">
        <w:rPr>
          <w:i/>
          <w:color w:val="auto"/>
        </w:rPr>
        <w:t>“This paper summarizes progress on the development of Operating Models (OMs) for IOTC bigeye (BET) tuna. Additional background detail on recent software developments is provided in the yellowfin (YFT) companion paper (Kolody and Jumppanen 2018f). MP evaluation updates for BET and YFT are described in Kolody and Jumppanen (2018a). This paper builds on the work presented and reviewed at the IOTC informal MSE Working Group in March 2018 (Kolody and Jumppanen 2018d,e), and represents the first time that the formal IOTC WPTT and WPM have the opportunity to review the substantial BET OM developments since the phase 1 work was completed in 2016.”</w:t>
      </w:r>
    </w:p>
    <w:p w14:paraId="4DD635C5" w14:textId="77777777" w:rsidR="00F103BE" w:rsidRPr="00181CBB" w:rsidRDefault="00F103BE" w:rsidP="00F103BE">
      <w:pPr>
        <w:pStyle w:val="IOTCReportNormalNumbered"/>
        <w:numPr>
          <w:ilvl w:val="0"/>
          <w:numId w:val="11"/>
        </w:numPr>
        <w:tabs>
          <w:tab w:val="clear" w:pos="360"/>
        </w:tabs>
        <w:suppressAutoHyphens w:val="0"/>
      </w:pPr>
      <w:r w:rsidRPr="00181CBB">
        <w:t xml:space="preserve">The WPTT reviewed and </w:t>
      </w:r>
      <w:r w:rsidRPr="00181CBB">
        <w:rPr>
          <w:b/>
        </w:rPr>
        <w:t>ENDORSED</w:t>
      </w:r>
      <w:r w:rsidRPr="00181CBB">
        <w:t xml:space="preserve"> the progress to date on MSE for bigeye tuna while recognizing the discussions held at TCMP and the advice of WPM, but </w:t>
      </w:r>
      <w:r w:rsidRPr="00181CBB">
        <w:rPr>
          <w:b/>
        </w:rPr>
        <w:t>INDICATED</w:t>
      </w:r>
      <w:r w:rsidRPr="00181CBB">
        <w:t xml:space="preserve"> the need to consider some additional uncertainty dimensions in the bigeye tuna MSE </w:t>
      </w:r>
      <w:proofErr w:type="spellStart"/>
      <w:r w:rsidRPr="00181CBB">
        <w:t>workplan</w:t>
      </w:r>
      <w:proofErr w:type="spellEnd"/>
      <w:r w:rsidRPr="00181CBB">
        <w:t xml:space="preserve"> agreed by WPM.</w:t>
      </w:r>
    </w:p>
    <w:p w14:paraId="2DD99817" w14:textId="77777777" w:rsidR="00F103BE" w:rsidRPr="00181CBB" w:rsidRDefault="00F103BE" w:rsidP="00F103BE">
      <w:pPr>
        <w:pStyle w:val="IOTCReportNormalNumbered"/>
        <w:numPr>
          <w:ilvl w:val="0"/>
          <w:numId w:val="11"/>
        </w:numPr>
        <w:tabs>
          <w:tab w:val="clear" w:pos="360"/>
        </w:tabs>
        <w:suppressAutoHyphens w:val="0"/>
      </w:pPr>
      <w:r w:rsidRPr="00181CBB">
        <w:t xml:space="preserve">In particular, </w:t>
      </w:r>
      <w:r w:rsidRPr="00181CBB">
        <w:rPr>
          <w:highlight w:val="lightGray"/>
        </w:rPr>
        <w:t xml:space="preserve">WPTT </w:t>
      </w:r>
      <w:r w:rsidRPr="00181CBB">
        <w:rPr>
          <w:b/>
          <w:highlight w:val="lightGray"/>
        </w:rPr>
        <w:t>ENCOURAGED</w:t>
      </w:r>
      <w:r w:rsidRPr="00181CBB">
        <w:rPr>
          <w:highlight w:val="lightGray"/>
        </w:rPr>
        <w:t xml:space="preserve"> that the MSE work consider the importance of an alternative growth curve for bigeye tuna</w:t>
      </w:r>
      <w:r w:rsidRPr="00181CBB">
        <w:t xml:space="preserve">. The WPTT </w:t>
      </w:r>
      <w:r w:rsidRPr="00181CBB">
        <w:rPr>
          <w:b/>
        </w:rPr>
        <w:t>SUGGESTED</w:t>
      </w:r>
      <w:r w:rsidRPr="00181CBB">
        <w:t xml:space="preserve"> the growth curve estimated by Farley </w:t>
      </w:r>
      <w:proofErr w:type="gramStart"/>
      <w:r w:rsidRPr="00181CBB">
        <w:t>et</w:t>
      </w:r>
      <w:proofErr w:type="gramEnd"/>
      <w:r w:rsidRPr="00181CBB">
        <w:t xml:space="preserve">. al. (2016) </w:t>
      </w:r>
      <w:r w:rsidRPr="00181CBB">
        <w:rPr>
          <w:lang w:val="en-US"/>
        </w:rPr>
        <w:t xml:space="preserve">is based </w:t>
      </w:r>
      <w:proofErr w:type="gramStart"/>
      <w:r w:rsidRPr="00181CBB">
        <w:rPr>
          <w:lang w:val="en-US"/>
        </w:rPr>
        <w:t>on  a</w:t>
      </w:r>
      <w:proofErr w:type="gramEnd"/>
      <w:r w:rsidRPr="00181CBB">
        <w:rPr>
          <w:lang w:val="en-US"/>
        </w:rPr>
        <w:t xml:space="preserve"> broader size range (up to 160cm+) and may have a more plausible </w:t>
      </w:r>
      <w:proofErr w:type="spellStart"/>
      <w:r w:rsidRPr="00181CBB">
        <w:rPr>
          <w:lang w:val="en-US"/>
        </w:rPr>
        <w:t>Linf</w:t>
      </w:r>
      <w:proofErr w:type="spellEnd"/>
      <w:r w:rsidRPr="00181CBB">
        <w:rPr>
          <w:lang w:val="en-US"/>
        </w:rPr>
        <w:t xml:space="preserve"> value (~178 cm) </w:t>
      </w:r>
      <w:r w:rsidRPr="00181CBB">
        <w:t>than</w:t>
      </w:r>
      <w:r w:rsidRPr="00181CBB">
        <w:rPr>
          <w:lang w:val="en-US"/>
        </w:rPr>
        <w:t xml:space="preserve"> the </w:t>
      </w:r>
      <w:proofErr w:type="spellStart"/>
      <w:r w:rsidRPr="00181CBB">
        <w:rPr>
          <w:lang w:val="en-US"/>
        </w:rPr>
        <w:t>Eveson</w:t>
      </w:r>
      <w:proofErr w:type="spellEnd"/>
      <w:r w:rsidRPr="00181CBB">
        <w:rPr>
          <w:lang w:val="en-US"/>
        </w:rPr>
        <w:t xml:space="preserve"> (2015) model currently used in the OM. Furthermore, the </w:t>
      </w:r>
      <w:r w:rsidRPr="00181CBB">
        <w:t xml:space="preserve">Farley </w:t>
      </w:r>
      <w:proofErr w:type="gramStart"/>
      <w:r w:rsidRPr="00181CBB">
        <w:t>et</w:t>
      </w:r>
      <w:proofErr w:type="gramEnd"/>
      <w:r w:rsidRPr="00181CBB">
        <w:t>. al. (2016) growth curve</w:t>
      </w:r>
      <w:r w:rsidRPr="00181CBB">
        <w:rPr>
          <w:lang w:val="en-US"/>
        </w:rPr>
        <w:t xml:space="preserve"> is derived from samples from the eastern Indian Ocean so may provide additional information on growth from a different region.</w:t>
      </w:r>
      <w:r w:rsidRPr="00181CBB">
        <w:t xml:space="preserve"> However, the WPTT acknowledged that the Farley </w:t>
      </w:r>
      <w:proofErr w:type="gramStart"/>
      <w:r w:rsidRPr="00181CBB">
        <w:t>et</w:t>
      </w:r>
      <w:proofErr w:type="gramEnd"/>
      <w:r w:rsidRPr="00181CBB">
        <w:t xml:space="preserve">. al. (2016) growth function may not describe well the length-at-age for fish smaller than 70cm LJFL which is the size range of most of the tagged fish for which the model estimates age. </w:t>
      </w:r>
    </w:p>
    <w:p w14:paraId="0FAC75D0" w14:textId="77777777" w:rsidR="00F103BE" w:rsidRPr="00181CBB" w:rsidRDefault="00F103BE" w:rsidP="00F103BE">
      <w:pPr>
        <w:pStyle w:val="IOTCReportNormalNumbered"/>
        <w:numPr>
          <w:ilvl w:val="0"/>
          <w:numId w:val="11"/>
        </w:numPr>
        <w:tabs>
          <w:tab w:val="clear" w:pos="360"/>
        </w:tabs>
        <w:suppressAutoHyphens w:val="0"/>
      </w:pPr>
      <w:r w:rsidRPr="00181CBB">
        <w:t xml:space="preserve">Therefore, the WPTT </w:t>
      </w:r>
      <w:r w:rsidRPr="00181CBB">
        <w:rPr>
          <w:b/>
        </w:rPr>
        <w:t>SUGGESTED</w:t>
      </w:r>
      <w:r w:rsidRPr="00181CBB">
        <w:t xml:space="preserve"> either anchoring the growth curve to a plausible age at zero length, or preferably combining the data from the Farley et al. (2006) growth curve with the </w:t>
      </w:r>
      <w:proofErr w:type="spellStart"/>
      <w:r w:rsidRPr="00181CBB">
        <w:t>Eveson</w:t>
      </w:r>
      <w:proofErr w:type="spellEnd"/>
      <w:r w:rsidRPr="00181CBB">
        <w:t xml:space="preserve"> (2015) and fitting both Von-</w:t>
      </w:r>
      <w:proofErr w:type="spellStart"/>
      <w:r w:rsidRPr="00181CBB">
        <w:t>Bertalanffy</w:t>
      </w:r>
      <w:proofErr w:type="spellEnd"/>
      <w:r w:rsidRPr="00181CBB">
        <w:t xml:space="preserve"> Growth Function (VBGF) and multi-stanza growth models to determine the best model fit. </w:t>
      </w:r>
    </w:p>
    <w:p w14:paraId="66305CAA" w14:textId="77777777" w:rsidR="00F103BE" w:rsidRPr="00181CBB" w:rsidRDefault="00F103BE" w:rsidP="00F103BE">
      <w:pPr>
        <w:pStyle w:val="IOTCReportNormalNumbered"/>
        <w:numPr>
          <w:ilvl w:val="0"/>
          <w:numId w:val="11"/>
        </w:numPr>
        <w:tabs>
          <w:tab w:val="clear" w:pos="360"/>
        </w:tabs>
        <w:suppressAutoHyphens w:val="0"/>
      </w:pPr>
      <w:r w:rsidRPr="00181CBB">
        <w:t xml:space="preserve">The WPTT expressed some concern in combining size at age data from different time periods to estimate a single growth curve due to the potential for temporal shifts in growth, but also </w:t>
      </w:r>
      <w:r w:rsidRPr="00181CBB">
        <w:rPr>
          <w:b/>
        </w:rPr>
        <w:t>NOTED</w:t>
      </w:r>
      <w:r w:rsidRPr="00181CBB">
        <w:t xml:space="preserve"> that the inclusion of an additional growth curve was to capture a plausible range of uncertainty in growth.  </w:t>
      </w:r>
    </w:p>
    <w:p w14:paraId="685FD71F" w14:textId="77777777" w:rsidR="00F103BE" w:rsidRPr="00181CBB" w:rsidRDefault="00F103BE" w:rsidP="00F103BE">
      <w:pPr>
        <w:pStyle w:val="IOTCReportNormalNumbered"/>
        <w:numPr>
          <w:ilvl w:val="0"/>
          <w:numId w:val="11"/>
        </w:numPr>
        <w:tabs>
          <w:tab w:val="clear" w:pos="360"/>
        </w:tabs>
        <w:suppressAutoHyphens w:val="0"/>
      </w:pPr>
      <w:r w:rsidRPr="00181CBB">
        <w:t xml:space="preserve">The WPTT </w:t>
      </w:r>
      <w:r w:rsidRPr="00181CBB">
        <w:rPr>
          <w:b/>
        </w:rPr>
        <w:t>NOTED</w:t>
      </w:r>
      <w:r w:rsidRPr="00181CBB">
        <w:t xml:space="preserve"> that there may be a need to revise the number of age classes used in the models when using a different growth curve due to shift in the distribution of size at age</w:t>
      </w:r>
    </w:p>
    <w:p w14:paraId="3FCCB9A5" w14:textId="77777777" w:rsidR="00F103BE" w:rsidRDefault="00F103BE" w:rsidP="00F103BE"/>
    <w:p w14:paraId="2BFAD2AC" w14:textId="77777777" w:rsidR="00F103BE" w:rsidRDefault="00F103BE" w:rsidP="00F103BE"/>
    <w:p w14:paraId="5070E142" w14:textId="77777777" w:rsidR="00F103BE" w:rsidRDefault="00F103BE" w:rsidP="00F103BE"/>
    <w:p w14:paraId="157E737A" w14:textId="77777777" w:rsidR="00F103BE" w:rsidRDefault="00F103BE" w:rsidP="00F103BE"/>
    <w:p w14:paraId="2F20C246" w14:textId="77777777" w:rsidR="00F103BE" w:rsidRPr="00A37DD1" w:rsidRDefault="00A37DD1" w:rsidP="00F103BE">
      <w:pPr>
        <w:rPr>
          <w:b/>
          <w:sz w:val="28"/>
          <w:szCs w:val="28"/>
          <w:u w:val="single"/>
        </w:rPr>
      </w:pPr>
      <w:r w:rsidRPr="00A37DD1">
        <w:rPr>
          <w:b/>
          <w:sz w:val="28"/>
          <w:szCs w:val="28"/>
          <w:u w:val="single"/>
        </w:rPr>
        <w:t>Yellowfin</w:t>
      </w:r>
    </w:p>
    <w:p w14:paraId="16C9BEB0" w14:textId="77777777" w:rsidR="00F103BE" w:rsidRPr="00C5104C" w:rsidRDefault="00F103BE" w:rsidP="00F103BE">
      <w:pPr>
        <w:pStyle w:val="IOTCAgendaH1"/>
        <w:numPr>
          <w:ilvl w:val="1"/>
          <w:numId w:val="12"/>
        </w:numPr>
        <w:tabs>
          <w:tab w:val="clear" w:pos="720"/>
        </w:tabs>
        <w:suppressAutoHyphens w:val="0"/>
        <w:rPr>
          <w:bCs/>
          <w:i/>
          <w:iCs/>
          <w:smallCaps w:val="0"/>
          <w:color w:val="auto"/>
          <w:kern w:val="0"/>
          <w:sz w:val="24"/>
          <w:szCs w:val="28"/>
          <w:lang w:val="en-US"/>
        </w:rPr>
      </w:pPr>
      <w:bookmarkStart w:id="870" w:name="Sect75"/>
      <w:bookmarkStart w:id="871" w:name="_Toc337809147"/>
      <w:bookmarkStart w:id="872" w:name="_Toc337811939"/>
      <w:bookmarkStart w:id="873" w:name="_Toc337812258"/>
      <w:r w:rsidRPr="00C5104C">
        <w:rPr>
          <w:bCs/>
          <w:i/>
          <w:iCs/>
          <w:smallCaps w:val="0"/>
          <w:color w:val="auto"/>
          <w:kern w:val="0"/>
          <w:sz w:val="24"/>
          <w:szCs w:val="28"/>
          <w:lang w:val="en-US"/>
        </w:rPr>
        <w:t>Update on Management Strategy Evaluation Progress</w:t>
      </w:r>
    </w:p>
    <w:p w14:paraId="54A535CF" w14:textId="77777777" w:rsidR="00F103BE" w:rsidRPr="00254452" w:rsidRDefault="00F103BE" w:rsidP="00F103BE">
      <w:pPr>
        <w:pStyle w:val="IOTCReportNormalNumbered"/>
        <w:numPr>
          <w:ilvl w:val="0"/>
          <w:numId w:val="11"/>
        </w:numPr>
        <w:tabs>
          <w:tab w:val="clear" w:pos="360"/>
        </w:tabs>
        <w:suppressAutoHyphens w:val="0"/>
        <w:rPr>
          <w:color w:val="auto"/>
        </w:rPr>
      </w:pPr>
      <w:r w:rsidRPr="002F4063">
        <w:rPr>
          <w:color w:val="auto"/>
        </w:rPr>
        <w:t xml:space="preserve">The WPTT </w:t>
      </w:r>
      <w:r w:rsidRPr="002F4063">
        <w:rPr>
          <w:b/>
          <w:color w:val="auto"/>
        </w:rPr>
        <w:t>NOTED</w:t>
      </w:r>
      <w:r w:rsidRPr="002F4063">
        <w:rPr>
          <w:color w:val="auto"/>
        </w:rPr>
        <w:t xml:space="preserve"> paper IOTC–2018–WPM09–10, which provided an update on the development of the operating model for IOTC yellowfin tuna (October 2018). </w:t>
      </w:r>
    </w:p>
    <w:bookmarkEnd w:id="870"/>
    <w:p w14:paraId="610E382A" w14:textId="77777777" w:rsidR="00F103BE" w:rsidRPr="00010886" w:rsidRDefault="00F103BE" w:rsidP="00F103BE">
      <w:pPr>
        <w:pStyle w:val="IOTCReportNormalNumbered"/>
        <w:numPr>
          <w:ilvl w:val="0"/>
          <w:numId w:val="11"/>
        </w:numPr>
        <w:tabs>
          <w:tab w:val="clear" w:pos="360"/>
        </w:tabs>
        <w:suppressAutoHyphens w:val="0"/>
        <w:rPr>
          <w:color w:val="auto"/>
        </w:rPr>
      </w:pPr>
      <w:r w:rsidRPr="002F4063">
        <w:rPr>
          <w:color w:val="auto"/>
          <w:lang w:val="en-US"/>
        </w:rPr>
        <w:lastRenderedPageBreak/>
        <w:t xml:space="preserve">The WPTT </w:t>
      </w:r>
      <w:r w:rsidRPr="002F4063">
        <w:rPr>
          <w:b/>
          <w:color w:val="auto"/>
          <w:lang w:val="en-US"/>
        </w:rPr>
        <w:t>NOTED</w:t>
      </w:r>
      <w:r w:rsidRPr="002F4063">
        <w:rPr>
          <w:color w:val="auto"/>
          <w:lang w:val="en-US"/>
        </w:rPr>
        <w:t xml:space="preserve"> paper IOTC–2018–WPM09–11, which provided an update on IOTC bigeye and yellowfin </w:t>
      </w:r>
      <w:r w:rsidRPr="00010886">
        <w:rPr>
          <w:color w:val="auto"/>
          <w:lang w:val="en-US"/>
        </w:rPr>
        <w:t>management procedure evaluation progress (October 2018), including the following abstract provided by the authors:</w:t>
      </w:r>
    </w:p>
    <w:p w14:paraId="798D87A9" w14:textId="77777777" w:rsidR="00F103BE" w:rsidRDefault="00F103BE" w:rsidP="00F103BE">
      <w:pPr>
        <w:pStyle w:val="IOTCReportNormalNumbered"/>
        <w:numPr>
          <w:ilvl w:val="0"/>
          <w:numId w:val="0"/>
        </w:numPr>
        <w:spacing w:before="0"/>
        <w:ind w:left="902" w:right="204"/>
        <w:rPr>
          <w:i/>
          <w:color w:val="auto"/>
        </w:rPr>
      </w:pPr>
      <w:r w:rsidRPr="00010886">
        <w:rPr>
          <w:i/>
          <w:color w:val="auto"/>
        </w:rPr>
        <w:t xml:space="preserve">“ This document </w:t>
      </w:r>
      <w:r w:rsidRPr="00F229BD">
        <w:rPr>
          <w:i/>
          <w:color w:val="auto"/>
        </w:rPr>
        <w:t>presents MP evaluation results for bigeye and yellowfin tunas, using the new operating models (OMs) proposed in Kolody and Jumppanen (2018a, b) and the new tuning levels requested by TCMP (2018). The results of various robustness scenarios are included, at this point largely to help facilitate the discussion of their role in the MP development and selection process and how they should be presented to the TCMP.</w:t>
      </w:r>
      <w:r>
        <w:rPr>
          <w:i/>
          <w:color w:val="auto"/>
        </w:rPr>
        <w:t>”</w:t>
      </w:r>
    </w:p>
    <w:p w14:paraId="459A4785" w14:textId="77777777" w:rsidR="00F103BE" w:rsidRDefault="00F103BE" w:rsidP="00F103BE">
      <w:pPr>
        <w:pStyle w:val="IOTCReportNormalNumbered"/>
        <w:numPr>
          <w:ilvl w:val="0"/>
          <w:numId w:val="11"/>
        </w:numPr>
        <w:tabs>
          <w:tab w:val="clear" w:pos="360"/>
        </w:tabs>
        <w:suppressAutoHyphens w:val="0"/>
      </w:pPr>
      <w:r>
        <w:t xml:space="preserve">The WPTT reviewed and </w:t>
      </w:r>
      <w:r w:rsidRPr="009A5D3B">
        <w:rPr>
          <w:b/>
        </w:rPr>
        <w:t>ENDORSED</w:t>
      </w:r>
      <w:r>
        <w:t xml:space="preserve"> the progress to date on MSE for yellowfin tuna while recognizing the discussions held at TCMP and the advice of WPM, but </w:t>
      </w:r>
      <w:r w:rsidRPr="009A5D3B">
        <w:rPr>
          <w:b/>
        </w:rPr>
        <w:t>INDICATED</w:t>
      </w:r>
      <w:r>
        <w:t xml:space="preserve"> the need to alter some of the assumptions used in the operating model grid and consider some additional uncertainty dimensions in the yellowfin tuna MSE </w:t>
      </w:r>
      <w:proofErr w:type="spellStart"/>
      <w:r>
        <w:t>workplan</w:t>
      </w:r>
      <w:proofErr w:type="spellEnd"/>
      <w:r>
        <w:t xml:space="preserve"> agreed by WPM.</w:t>
      </w:r>
    </w:p>
    <w:p w14:paraId="4AB68D29" w14:textId="77777777" w:rsidR="00F103BE" w:rsidRDefault="00F103BE" w:rsidP="00F103BE">
      <w:pPr>
        <w:pStyle w:val="IOTCReportNormalNumbered"/>
        <w:numPr>
          <w:ilvl w:val="0"/>
          <w:numId w:val="11"/>
        </w:numPr>
        <w:tabs>
          <w:tab w:val="clear" w:pos="360"/>
        </w:tabs>
        <w:suppressAutoHyphens w:val="0"/>
      </w:pPr>
      <w:r>
        <w:t xml:space="preserve">The WPTT </w:t>
      </w:r>
      <w:r w:rsidRPr="009A5D3B">
        <w:rPr>
          <w:b/>
        </w:rPr>
        <w:t>NOTED</w:t>
      </w:r>
      <w:r>
        <w:t xml:space="preserve"> the need to modify the assumed </w:t>
      </w:r>
      <w:r w:rsidRPr="005169FF">
        <w:rPr>
          <w:highlight w:val="yellow"/>
        </w:rPr>
        <w:t>time required to achieve mixing of tagged YFT with the untagged population to 4 quarters</w:t>
      </w:r>
      <w:r>
        <w:t xml:space="preserve"> (from 3 quarters) based on decisions taken for the 2018 YFT stock assessment. Further, the WPTT </w:t>
      </w:r>
      <w:r w:rsidRPr="009A5D3B">
        <w:rPr>
          <w:b/>
        </w:rPr>
        <w:t>ENCOURAGED</w:t>
      </w:r>
      <w:r>
        <w:t xml:space="preserve"> that the MSE work consider the importance of also assuming the time needed for mixing of the tagged and untagged populations of </w:t>
      </w:r>
      <w:r w:rsidRPr="005169FF">
        <w:rPr>
          <w:highlight w:val="yellow"/>
        </w:rPr>
        <w:t>8 quarters</w:t>
      </w:r>
      <w:r>
        <w:t xml:space="preserve"> for use in examining robustness of MPs to this assumption.</w:t>
      </w:r>
    </w:p>
    <w:p w14:paraId="5852418C" w14:textId="77777777" w:rsidR="00F103BE" w:rsidRDefault="00F103BE" w:rsidP="00F103BE">
      <w:pPr>
        <w:pStyle w:val="IOTCReportNormalNumbered"/>
        <w:numPr>
          <w:ilvl w:val="0"/>
          <w:numId w:val="11"/>
        </w:numPr>
        <w:tabs>
          <w:tab w:val="clear" w:pos="360"/>
        </w:tabs>
        <w:suppressAutoHyphens w:val="0"/>
      </w:pPr>
      <w:r>
        <w:t xml:space="preserve">The WPTT </w:t>
      </w:r>
      <w:r w:rsidRPr="009A5D3B">
        <w:rPr>
          <w:b/>
        </w:rPr>
        <w:t>ENCOURAGED</w:t>
      </w:r>
      <w:r>
        <w:t xml:space="preserve"> that the MSE work </w:t>
      </w:r>
      <w:r w:rsidRPr="001E6003">
        <w:rPr>
          <w:highlight w:val="yellow"/>
        </w:rPr>
        <w:t xml:space="preserve">consider the importance of alternative growth for yellowfin tuna based on the growth model estimated by Dortel </w:t>
      </w:r>
      <w:r w:rsidRPr="005169FF">
        <w:rPr>
          <w:highlight w:val="yellow"/>
        </w:rPr>
        <w:t>(2014</w:t>
      </w:r>
      <w:r>
        <w:t>) for use in examining robustness of yellowfin MPs to alternative growth models.</w:t>
      </w:r>
    </w:p>
    <w:p w14:paraId="66A98806" w14:textId="77777777" w:rsidR="00F103BE" w:rsidRDefault="00F103BE" w:rsidP="00F103BE">
      <w:pPr>
        <w:pStyle w:val="IOTCReportNormalNumbered"/>
        <w:numPr>
          <w:ilvl w:val="0"/>
          <w:numId w:val="11"/>
        </w:numPr>
        <w:tabs>
          <w:tab w:val="clear" w:pos="360"/>
        </w:tabs>
        <w:suppressAutoHyphens w:val="0"/>
      </w:pPr>
      <w:r>
        <w:t xml:space="preserve">The WPTT further </w:t>
      </w:r>
      <w:r w:rsidRPr="009A5D3B">
        <w:rPr>
          <w:b/>
        </w:rPr>
        <w:t>ENCOURAGED</w:t>
      </w:r>
      <w:r>
        <w:t xml:space="preserve"> that the MSE work also consider the importance of adding the </w:t>
      </w:r>
      <w:r w:rsidRPr="005169FF">
        <w:rPr>
          <w:highlight w:val="yellow"/>
        </w:rPr>
        <w:t>Purse Seine Free School CPUE as</w:t>
      </w:r>
      <w:r>
        <w:t xml:space="preserve"> documented in IOTC–2018–WPTT20–36_Rev1, assuming a 1% per year cumulative increase in catchability (q) for the time period, for use in examining robustness of yellowfin MPs.</w:t>
      </w:r>
    </w:p>
    <w:p w14:paraId="10D44B2A" w14:textId="77777777" w:rsidR="00F103BE" w:rsidRDefault="00F103BE" w:rsidP="00F103BE">
      <w:pPr>
        <w:pStyle w:val="IOTCReportNormalNumbered"/>
        <w:numPr>
          <w:ilvl w:val="0"/>
          <w:numId w:val="11"/>
        </w:numPr>
        <w:tabs>
          <w:tab w:val="clear" w:pos="360"/>
        </w:tabs>
        <w:suppressAutoHyphens w:val="0"/>
      </w:pPr>
      <w:r>
        <w:t xml:space="preserve">The WPTT also </w:t>
      </w:r>
      <w:r w:rsidRPr="009A5D3B">
        <w:rPr>
          <w:b/>
        </w:rPr>
        <w:t>NOTED</w:t>
      </w:r>
      <w:r>
        <w:t xml:space="preserve"> that the decisions taken for the 2018 YFT assessment </w:t>
      </w:r>
      <w:r w:rsidRPr="005169FF">
        <w:rPr>
          <w:highlight w:val="yellow"/>
        </w:rPr>
        <w:t xml:space="preserve">regarding short-term and chronic tag loss differed from the YFT Operating Model grid and </w:t>
      </w:r>
      <w:r w:rsidRPr="005169FF">
        <w:rPr>
          <w:b/>
          <w:highlight w:val="yellow"/>
        </w:rPr>
        <w:t>RECOMMENDED</w:t>
      </w:r>
      <w:r w:rsidRPr="005169FF">
        <w:rPr>
          <w:highlight w:val="yellow"/>
        </w:rPr>
        <w:t xml:space="preserve"> that the 2018 YFT assessment assumptions be mimicked in the Operating Model grid</w:t>
      </w:r>
      <w:r>
        <w:t>.</w:t>
      </w:r>
    </w:p>
    <w:p w14:paraId="3B543CD6" w14:textId="77777777" w:rsidR="00F103BE" w:rsidRPr="00F229BD" w:rsidRDefault="00F103BE" w:rsidP="00F103BE">
      <w:pPr>
        <w:pStyle w:val="IOTCReportNormalNumbered"/>
        <w:numPr>
          <w:ilvl w:val="0"/>
          <w:numId w:val="11"/>
        </w:numPr>
        <w:tabs>
          <w:tab w:val="clear" w:pos="360"/>
        </w:tabs>
        <w:suppressAutoHyphens w:val="0"/>
      </w:pPr>
      <w:r w:rsidRPr="00C35C2B">
        <w:t xml:space="preserve">The WPTT </w:t>
      </w:r>
      <w:r w:rsidRPr="00C35C2B">
        <w:rPr>
          <w:b/>
        </w:rPr>
        <w:t>NOTED</w:t>
      </w:r>
      <w:r>
        <w:t xml:space="preserve"> </w:t>
      </w:r>
      <w:r w:rsidRPr="00C35C2B">
        <w:t>that the proposed new uncertainty dimensions would be evaluated with respect to plausibility and impact before deciding whether to assign them to the OM reference set or robustness trials. The informal MSE working group will review these decisions in March 2019.</w:t>
      </w:r>
    </w:p>
    <w:bookmarkEnd w:id="871"/>
    <w:bookmarkEnd w:id="872"/>
    <w:bookmarkEnd w:id="873"/>
    <w:p w14:paraId="29AEA886" w14:textId="77777777" w:rsidR="00F103BE" w:rsidRDefault="00F103BE" w:rsidP="00F103BE"/>
    <w:p w14:paraId="2C83DACC" w14:textId="77777777" w:rsidR="00F103BE" w:rsidRDefault="00F103BE" w:rsidP="00F103BE"/>
    <w:p w14:paraId="596D8DD6" w14:textId="77777777" w:rsidR="00F103BE" w:rsidRPr="00F103BE" w:rsidRDefault="00F103BE" w:rsidP="00F103BE"/>
    <w:sectPr w:rsidR="00F103BE" w:rsidRPr="00F103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FF0060C8"/>
    <w:lvl w:ilvl="0">
      <w:start w:val="1"/>
      <w:numFmt w:val="decimal"/>
      <w:lvlText w:val="%1."/>
      <w:lvlJc w:val="left"/>
      <w:pPr>
        <w:tabs>
          <w:tab w:val="num" w:pos="0"/>
        </w:tabs>
        <w:ind w:left="502" w:hanging="502"/>
      </w:pPr>
      <w:rPr>
        <w:rFonts w:cs="Times New Roman"/>
        <w:b w:val="0"/>
        <w:i w:val="0"/>
        <w:color w:val="000000" w:themeColor="text1"/>
        <w:sz w:val="22"/>
      </w:rPr>
    </w:lvl>
    <w:lvl w:ilvl="1">
      <w:start w:val="1"/>
      <w:numFmt w:val="bullet"/>
      <w:lvlText w:val=""/>
      <w:lvlJc w:val="left"/>
      <w:pPr>
        <w:tabs>
          <w:tab w:val="num" w:pos="0"/>
        </w:tabs>
        <w:ind w:left="1350" w:hanging="360"/>
      </w:pPr>
      <w:rPr>
        <w:rFonts w:ascii="Symbol" w:hAnsi="Symbol"/>
      </w:rPr>
    </w:lvl>
    <w:lvl w:ilvl="2">
      <w:start w:val="1"/>
      <w:numFmt w:val="lowerRoman"/>
      <w:lvlText w:val="%3."/>
      <w:lvlJc w:val="right"/>
      <w:pPr>
        <w:tabs>
          <w:tab w:val="num" w:pos="0"/>
        </w:tabs>
        <w:ind w:left="2070" w:hanging="180"/>
      </w:pPr>
    </w:lvl>
    <w:lvl w:ilvl="3">
      <w:start w:val="1"/>
      <w:numFmt w:val="decimal"/>
      <w:lvlText w:val="%4."/>
      <w:lvlJc w:val="left"/>
      <w:pPr>
        <w:tabs>
          <w:tab w:val="num" w:pos="0"/>
        </w:tabs>
        <w:ind w:left="2790" w:hanging="360"/>
      </w:pPr>
    </w:lvl>
    <w:lvl w:ilvl="4">
      <w:start w:val="1"/>
      <w:numFmt w:val="lowerLetter"/>
      <w:lvlText w:val="%5."/>
      <w:lvlJc w:val="left"/>
      <w:pPr>
        <w:tabs>
          <w:tab w:val="num" w:pos="0"/>
        </w:tabs>
        <w:ind w:left="3510" w:hanging="360"/>
      </w:pPr>
    </w:lvl>
    <w:lvl w:ilvl="5">
      <w:start w:val="1"/>
      <w:numFmt w:val="lowerRoman"/>
      <w:lvlText w:val="%6."/>
      <w:lvlJc w:val="right"/>
      <w:pPr>
        <w:tabs>
          <w:tab w:val="num" w:pos="0"/>
        </w:tabs>
        <w:ind w:left="4230" w:hanging="180"/>
      </w:pPr>
    </w:lvl>
    <w:lvl w:ilvl="6">
      <w:start w:val="1"/>
      <w:numFmt w:val="decimal"/>
      <w:lvlText w:val="%7."/>
      <w:lvlJc w:val="left"/>
      <w:pPr>
        <w:tabs>
          <w:tab w:val="num" w:pos="0"/>
        </w:tabs>
        <w:ind w:left="4950" w:hanging="360"/>
      </w:pPr>
    </w:lvl>
    <w:lvl w:ilvl="7">
      <w:start w:val="1"/>
      <w:numFmt w:val="lowerLetter"/>
      <w:lvlText w:val="%8."/>
      <w:lvlJc w:val="left"/>
      <w:pPr>
        <w:tabs>
          <w:tab w:val="num" w:pos="0"/>
        </w:tabs>
        <w:ind w:left="5670" w:hanging="360"/>
      </w:pPr>
    </w:lvl>
    <w:lvl w:ilvl="8">
      <w:start w:val="1"/>
      <w:numFmt w:val="lowerRoman"/>
      <w:lvlText w:val="%9."/>
      <w:lvlJc w:val="right"/>
      <w:pPr>
        <w:tabs>
          <w:tab w:val="num" w:pos="0"/>
        </w:tabs>
        <w:ind w:left="6390" w:hanging="180"/>
      </w:pPr>
    </w:lvl>
  </w:abstractNum>
  <w:abstractNum w:abstractNumId="1" w15:restartNumberingAfterBreak="0">
    <w:nsid w:val="0000000C"/>
    <w:multiLevelType w:val="multilevel"/>
    <w:tmpl w:val="DB0867BA"/>
    <w:name w:val="WWNum12"/>
    <w:lvl w:ilvl="0">
      <w:start w:val="1"/>
      <w:numFmt w:val="decimal"/>
      <w:lvlText w:val="%1."/>
      <w:lvlJc w:val="left"/>
      <w:pPr>
        <w:tabs>
          <w:tab w:val="num" w:pos="0"/>
        </w:tabs>
        <w:ind w:left="360" w:hanging="360"/>
      </w:pPr>
      <w:rPr>
        <w:b/>
        <w:color w:val="auto"/>
      </w:rPr>
    </w:lvl>
    <w:lvl w:ilvl="1">
      <w:start w:val="1"/>
      <w:numFmt w:val="decimal"/>
      <w:lvlText w:val="%1.%2"/>
      <w:lvlJc w:val="left"/>
      <w:pPr>
        <w:tabs>
          <w:tab w:val="num" w:pos="0"/>
        </w:tabs>
        <w:ind w:left="1500" w:hanging="1050"/>
      </w:pPr>
      <w:rPr>
        <w:rFonts w:ascii="Times New Roman" w:hAnsi="Times New Roman" w:cs="Times New Roman" w:hint="default"/>
        <w:b/>
        <w:i/>
        <w:sz w:val="22"/>
        <w:szCs w:val="22"/>
      </w:rPr>
    </w:lvl>
    <w:lvl w:ilvl="2">
      <w:start w:val="1"/>
      <w:numFmt w:val="decimal"/>
      <w:lvlText w:val="%1.%2.%3"/>
      <w:lvlJc w:val="left"/>
      <w:pPr>
        <w:tabs>
          <w:tab w:val="num" w:pos="0"/>
        </w:tabs>
        <w:ind w:left="1950" w:hanging="1050"/>
      </w:pPr>
    </w:lvl>
    <w:lvl w:ilvl="3">
      <w:start w:val="1"/>
      <w:numFmt w:val="decimal"/>
      <w:lvlText w:val="%1.%2.%3.%4"/>
      <w:lvlJc w:val="left"/>
      <w:pPr>
        <w:tabs>
          <w:tab w:val="num" w:pos="0"/>
        </w:tabs>
        <w:ind w:left="2400" w:hanging="105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330" w:hanging="1080"/>
      </w:pPr>
    </w:lvl>
    <w:lvl w:ilvl="6">
      <w:start w:val="1"/>
      <w:numFmt w:val="decimal"/>
      <w:lvlText w:val="%1.%2.%3.%4.%5.%6.%7"/>
      <w:lvlJc w:val="left"/>
      <w:pPr>
        <w:tabs>
          <w:tab w:val="num" w:pos="0"/>
        </w:tabs>
        <w:ind w:left="4140" w:hanging="1440"/>
      </w:pPr>
    </w:lvl>
    <w:lvl w:ilvl="7">
      <w:start w:val="1"/>
      <w:numFmt w:val="decimal"/>
      <w:lvlText w:val="%1.%2.%3.%4.%5.%6.%7.%8"/>
      <w:lvlJc w:val="left"/>
      <w:pPr>
        <w:tabs>
          <w:tab w:val="num" w:pos="0"/>
        </w:tabs>
        <w:ind w:left="4590" w:hanging="1440"/>
      </w:pPr>
    </w:lvl>
    <w:lvl w:ilvl="8">
      <w:start w:val="1"/>
      <w:numFmt w:val="decimal"/>
      <w:lvlText w:val="%1.%2.%3.%4.%5.%6.%7.%8.%9"/>
      <w:lvlJc w:val="left"/>
      <w:pPr>
        <w:tabs>
          <w:tab w:val="num" w:pos="0"/>
        </w:tabs>
        <w:ind w:left="5040" w:hanging="1440"/>
      </w:pPr>
    </w:lvl>
  </w:abstractNum>
  <w:abstractNum w:abstractNumId="2" w15:restartNumberingAfterBreak="0">
    <w:nsid w:val="00000010"/>
    <w:multiLevelType w:val="multilevel"/>
    <w:tmpl w:val="00000010"/>
    <w:name w:val="WWNum36"/>
    <w:lvl w:ilvl="0">
      <w:start w:val="1"/>
      <w:numFmt w:val="decimal"/>
      <w:pStyle w:val="IOTCAgendaH1"/>
      <w:lvlText w:val="%1"/>
      <w:lvlJc w:val="left"/>
      <w:pPr>
        <w:tabs>
          <w:tab w:val="num" w:pos="0"/>
        </w:tabs>
        <w:ind w:left="360" w:hanging="360"/>
      </w:pPr>
      <w:rPr>
        <w:b/>
      </w:rPr>
    </w:lvl>
    <w:lvl w:ilvl="1">
      <w:start w:val="1"/>
      <w:numFmt w:val="decimal"/>
      <w:lvlText w:val="%2"/>
      <w:lvlJc w:val="left"/>
      <w:pPr>
        <w:tabs>
          <w:tab w:val="num" w:pos="0"/>
        </w:tabs>
        <w:ind w:left="1500" w:hanging="1050"/>
      </w:pPr>
      <w:rPr>
        <w:sz w:val="22"/>
        <w:szCs w:val="22"/>
      </w:rPr>
    </w:lvl>
    <w:lvl w:ilvl="2">
      <w:start w:val="1"/>
      <w:numFmt w:val="decimal"/>
      <w:lvlText w:val="%1.%2.%3"/>
      <w:lvlJc w:val="left"/>
      <w:pPr>
        <w:tabs>
          <w:tab w:val="num" w:pos="0"/>
        </w:tabs>
        <w:ind w:left="1950" w:hanging="1050"/>
      </w:pPr>
    </w:lvl>
    <w:lvl w:ilvl="3">
      <w:start w:val="1"/>
      <w:numFmt w:val="decimal"/>
      <w:lvlText w:val="%1.%2.%3.%4"/>
      <w:lvlJc w:val="left"/>
      <w:pPr>
        <w:tabs>
          <w:tab w:val="num" w:pos="0"/>
        </w:tabs>
        <w:ind w:left="2400" w:hanging="105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330" w:hanging="1080"/>
      </w:pPr>
    </w:lvl>
    <w:lvl w:ilvl="6">
      <w:start w:val="1"/>
      <w:numFmt w:val="decimal"/>
      <w:lvlText w:val="%1.%2.%3.%4.%5.%6.%7"/>
      <w:lvlJc w:val="left"/>
      <w:pPr>
        <w:tabs>
          <w:tab w:val="num" w:pos="0"/>
        </w:tabs>
        <w:ind w:left="4140" w:hanging="1440"/>
      </w:pPr>
    </w:lvl>
    <w:lvl w:ilvl="7">
      <w:start w:val="1"/>
      <w:numFmt w:val="decimal"/>
      <w:lvlText w:val="%1.%2.%3.%4.%5.%6.%7.%8"/>
      <w:lvlJc w:val="left"/>
      <w:pPr>
        <w:tabs>
          <w:tab w:val="num" w:pos="0"/>
        </w:tabs>
        <w:ind w:left="4590" w:hanging="1440"/>
      </w:pPr>
    </w:lvl>
    <w:lvl w:ilvl="8">
      <w:start w:val="1"/>
      <w:numFmt w:val="decimal"/>
      <w:lvlText w:val="%1.%2.%3.%4.%5.%6.%7.%8.%9"/>
      <w:lvlJc w:val="left"/>
      <w:pPr>
        <w:tabs>
          <w:tab w:val="num" w:pos="0"/>
        </w:tabs>
        <w:ind w:left="5040" w:hanging="1440"/>
      </w:pPr>
    </w:lvl>
  </w:abstractNum>
  <w:abstractNum w:abstractNumId="3" w15:restartNumberingAfterBreak="0">
    <w:nsid w:val="00000011"/>
    <w:multiLevelType w:val="multilevel"/>
    <w:tmpl w:val="00000011"/>
    <w:name w:val="WWNum39"/>
    <w:lvl w:ilvl="0">
      <w:start w:val="1"/>
      <w:numFmt w:val="decimal"/>
      <w:pStyle w:val="IOTCReportNormalNumbered"/>
      <w:lvlText w:val="%1."/>
      <w:lvlJc w:val="left"/>
      <w:pPr>
        <w:tabs>
          <w:tab w:val="num" w:pos="0"/>
        </w:tabs>
        <w:ind w:left="502" w:hanging="502"/>
      </w:pPr>
      <w:rPr>
        <w:rFonts w:cs="Times New Roman"/>
        <w:b w:val="0"/>
        <w:i w:val="0"/>
        <w:sz w:val="22"/>
      </w:rPr>
    </w:lvl>
    <w:lvl w:ilvl="1">
      <w:start w:val="1"/>
      <w:numFmt w:val="bullet"/>
      <w:lvlText w:val=""/>
      <w:lvlJc w:val="left"/>
      <w:pPr>
        <w:tabs>
          <w:tab w:val="num" w:pos="0"/>
        </w:tabs>
        <w:ind w:left="1350" w:hanging="360"/>
      </w:pPr>
      <w:rPr>
        <w:rFonts w:ascii="Symbol" w:hAnsi="Symbol"/>
      </w:rPr>
    </w:lvl>
    <w:lvl w:ilvl="2">
      <w:start w:val="1"/>
      <w:numFmt w:val="lowerRoman"/>
      <w:lvlText w:val="%3."/>
      <w:lvlJc w:val="right"/>
      <w:pPr>
        <w:tabs>
          <w:tab w:val="num" w:pos="0"/>
        </w:tabs>
        <w:ind w:left="2070" w:hanging="180"/>
      </w:pPr>
    </w:lvl>
    <w:lvl w:ilvl="3">
      <w:start w:val="1"/>
      <w:numFmt w:val="decimal"/>
      <w:lvlText w:val="%4."/>
      <w:lvlJc w:val="left"/>
      <w:pPr>
        <w:tabs>
          <w:tab w:val="num" w:pos="0"/>
        </w:tabs>
        <w:ind w:left="2790" w:hanging="360"/>
      </w:pPr>
    </w:lvl>
    <w:lvl w:ilvl="4">
      <w:start w:val="1"/>
      <w:numFmt w:val="lowerLetter"/>
      <w:lvlText w:val="%5."/>
      <w:lvlJc w:val="left"/>
      <w:pPr>
        <w:tabs>
          <w:tab w:val="num" w:pos="0"/>
        </w:tabs>
        <w:ind w:left="3510" w:hanging="360"/>
      </w:pPr>
    </w:lvl>
    <w:lvl w:ilvl="5">
      <w:start w:val="1"/>
      <w:numFmt w:val="lowerRoman"/>
      <w:lvlText w:val="%6."/>
      <w:lvlJc w:val="right"/>
      <w:pPr>
        <w:tabs>
          <w:tab w:val="num" w:pos="0"/>
        </w:tabs>
        <w:ind w:left="4230" w:hanging="180"/>
      </w:pPr>
    </w:lvl>
    <w:lvl w:ilvl="6">
      <w:start w:val="1"/>
      <w:numFmt w:val="decimal"/>
      <w:lvlText w:val="%7."/>
      <w:lvlJc w:val="left"/>
      <w:pPr>
        <w:tabs>
          <w:tab w:val="num" w:pos="0"/>
        </w:tabs>
        <w:ind w:left="4950" w:hanging="360"/>
      </w:pPr>
    </w:lvl>
    <w:lvl w:ilvl="7">
      <w:start w:val="1"/>
      <w:numFmt w:val="lowerLetter"/>
      <w:lvlText w:val="%8."/>
      <w:lvlJc w:val="left"/>
      <w:pPr>
        <w:tabs>
          <w:tab w:val="num" w:pos="0"/>
        </w:tabs>
        <w:ind w:left="5670" w:hanging="360"/>
      </w:pPr>
    </w:lvl>
    <w:lvl w:ilvl="8">
      <w:start w:val="1"/>
      <w:numFmt w:val="lowerRoman"/>
      <w:lvlText w:val="%9."/>
      <w:lvlJc w:val="right"/>
      <w:pPr>
        <w:tabs>
          <w:tab w:val="num" w:pos="0"/>
        </w:tabs>
        <w:ind w:left="6390" w:hanging="180"/>
      </w:pPr>
    </w:lvl>
  </w:abstractNum>
  <w:abstractNum w:abstractNumId="4" w15:restartNumberingAfterBreak="0">
    <w:nsid w:val="03032E36"/>
    <w:multiLevelType w:val="hybridMultilevel"/>
    <w:tmpl w:val="130E66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F82209E"/>
    <w:multiLevelType w:val="hybridMultilevel"/>
    <w:tmpl w:val="0BDC3D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59A7AA7"/>
    <w:multiLevelType w:val="hybridMultilevel"/>
    <w:tmpl w:val="6682299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7" w15:restartNumberingAfterBreak="0">
    <w:nsid w:val="16AB4FD0"/>
    <w:multiLevelType w:val="hybridMultilevel"/>
    <w:tmpl w:val="669AB9B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1D6567FF"/>
    <w:multiLevelType w:val="multilevel"/>
    <w:tmpl w:val="7CE0FE4E"/>
    <w:lvl w:ilvl="0">
      <w:start w:val="1"/>
      <w:numFmt w:val="decimal"/>
      <w:lvlText w:val="%1."/>
      <w:lvlJc w:val="left"/>
      <w:pPr>
        <w:ind w:left="360" w:hanging="360"/>
      </w:pPr>
      <w:rPr>
        <w:b/>
      </w:rPr>
    </w:lvl>
    <w:lvl w:ilvl="1">
      <w:start w:val="1"/>
      <w:numFmt w:val="decimal"/>
      <w:isLgl/>
      <w:lvlText w:val="%1.%2"/>
      <w:lvlJc w:val="left"/>
      <w:pPr>
        <w:ind w:left="1617" w:hanging="1050"/>
      </w:pPr>
      <w:rPr>
        <w:rFonts w:asciiTheme="minorHAnsi" w:hAnsiTheme="minorHAnsi" w:cstheme="minorHAnsi" w:hint="default"/>
        <w:b/>
        <w:i/>
        <w:sz w:val="22"/>
        <w:szCs w:val="22"/>
      </w:rPr>
    </w:lvl>
    <w:lvl w:ilvl="2">
      <w:start w:val="1"/>
      <w:numFmt w:val="decimal"/>
      <w:isLgl/>
      <w:lvlText w:val="%1.%2.%3"/>
      <w:lvlJc w:val="left"/>
      <w:pPr>
        <w:ind w:left="1950" w:hanging="1050"/>
      </w:pPr>
      <w:rPr>
        <w:rFonts w:hint="default"/>
      </w:rPr>
    </w:lvl>
    <w:lvl w:ilvl="3">
      <w:start w:val="1"/>
      <w:numFmt w:val="decimal"/>
      <w:isLgl/>
      <w:lvlText w:val="%1.%2.%3.%4"/>
      <w:lvlJc w:val="left"/>
      <w:pPr>
        <w:ind w:left="2400" w:hanging="105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5040" w:hanging="1440"/>
      </w:pPr>
      <w:rPr>
        <w:rFonts w:hint="default"/>
      </w:rPr>
    </w:lvl>
  </w:abstractNum>
  <w:abstractNum w:abstractNumId="9" w15:restartNumberingAfterBreak="0">
    <w:nsid w:val="1DC71F8F"/>
    <w:multiLevelType w:val="hybridMultilevel"/>
    <w:tmpl w:val="ADFC33D2"/>
    <w:lvl w:ilvl="0" w:tplc="0C090001">
      <w:start w:val="1"/>
      <w:numFmt w:val="bullet"/>
      <w:lvlText w:val=""/>
      <w:lvlJc w:val="left"/>
      <w:pPr>
        <w:ind w:left="770" w:hanging="360"/>
      </w:pPr>
      <w:rPr>
        <w:rFonts w:ascii="Symbol" w:hAnsi="Symbol"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10" w15:restartNumberingAfterBreak="0">
    <w:nsid w:val="23B812E7"/>
    <w:multiLevelType w:val="multilevel"/>
    <w:tmpl w:val="FF0060C8"/>
    <w:lvl w:ilvl="0">
      <w:start w:val="1"/>
      <w:numFmt w:val="decimal"/>
      <w:lvlText w:val="%1."/>
      <w:lvlJc w:val="left"/>
      <w:pPr>
        <w:tabs>
          <w:tab w:val="num" w:pos="0"/>
        </w:tabs>
        <w:ind w:left="502" w:hanging="502"/>
      </w:pPr>
      <w:rPr>
        <w:rFonts w:cs="Times New Roman"/>
        <w:b w:val="0"/>
        <w:i w:val="0"/>
        <w:color w:val="000000" w:themeColor="text1"/>
        <w:sz w:val="22"/>
      </w:rPr>
    </w:lvl>
    <w:lvl w:ilvl="1">
      <w:start w:val="1"/>
      <w:numFmt w:val="bullet"/>
      <w:lvlText w:val=""/>
      <w:lvlJc w:val="left"/>
      <w:pPr>
        <w:tabs>
          <w:tab w:val="num" w:pos="0"/>
        </w:tabs>
        <w:ind w:left="1350" w:hanging="360"/>
      </w:pPr>
      <w:rPr>
        <w:rFonts w:ascii="Symbol" w:hAnsi="Symbol"/>
      </w:rPr>
    </w:lvl>
    <w:lvl w:ilvl="2">
      <w:start w:val="1"/>
      <w:numFmt w:val="lowerRoman"/>
      <w:lvlText w:val="%3."/>
      <w:lvlJc w:val="right"/>
      <w:pPr>
        <w:tabs>
          <w:tab w:val="num" w:pos="0"/>
        </w:tabs>
        <w:ind w:left="2070" w:hanging="180"/>
      </w:pPr>
    </w:lvl>
    <w:lvl w:ilvl="3">
      <w:start w:val="1"/>
      <w:numFmt w:val="decimal"/>
      <w:lvlText w:val="%4."/>
      <w:lvlJc w:val="left"/>
      <w:pPr>
        <w:tabs>
          <w:tab w:val="num" w:pos="0"/>
        </w:tabs>
        <w:ind w:left="2790" w:hanging="360"/>
      </w:pPr>
    </w:lvl>
    <w:lvl w:ilvl="4">
      <w:start w:val="1"/>
      <w:numFmt w:val="lowerLetter"/>
      <w:lvlText w:val="%5."/>
      <w:lvlJc w:val="left"/>
      <w:pPr>
        <w:tabs>
          <w:tab w:val="num" w:pos="0"/>
        </w:tabs>
        <w:ind w:left="3510" w:hanging="360"/>
      </w:pPr>
    </w:lvl>
    <w:lvl w:ilvl="5">
      <w:start w:val="1"/>
      <w:numFmt w:val="lowerRoman"/>
      <w:lvlText w:val="%6."/>
      <w:lvlJc w:val="right"/>
      <w:pPr>
        <w:tabs>
          <w:tab w:val="num" w:pos="0"/>
        </w:tabs>
        <w:ind w:left="4230" w:hanging="180"/>
      </w:pPr>
    </w:lvl>
    <w:lvl w:ilvl="6">
      <w:start w:val="1"/>
      <w:numFmt w:val="decimal"/>
      <w:lvlText w:val="%7."/>
      <w:lvlJc w:val="left"/>
      <w:pPr>
        <w:tabs>
          <w:tab w:val="num" w:pos="0"/>
        </w:tabs>
        <w:ind w:left="4950" w:hanging="360"/>
      </w:pPr>
    </w:lvl>
    <w:lvl w:ilvl="7">
      <w:start w:val="1"/>
      <w:numFmt w:val="lowerLetter"/>
      <w:lvlText w:val="%8."/>
      <w:lvlJc w:val="left"/>
      <w:pPr>
        <w:tabs>
          <w:tab w:val="num" w:pos="0"/>
        </w:tabs>
        <w:ind w:left="5670" w:hanging="360"/>
      </w:pPr>
    </w:lvl>
    <w:lvl w:ilvl="8">
      <w:start w:val="1"/>
      <w:numFmt w:val="lowerRoman"/>
      <w:lvlText w:val="%9."/>
      <w:lvlJc w:val="right"/>
      <w:pPr>
        <w:tabs>
          <w:tab w:val="num" w:pos="0"/>
        </w:tabs>
        <w:ind w:left="6390" w:hanging="180"/>
      </w:pPr>
    </w:lvl>
  </w:abstractNum>
  <w:abstractNum w:abstractNumId="11" w15:restartNumberingAfterBreak="0">
    <w:nsid w:val="429D3079"/>
    <w:multiLevelType w:val="hybridMultilevel"/>
    <w:tmpl w:val="C2A4B9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6415BFE"/>
    <w:multiLevelType w:val="hybridMultilevel"/>
    <w:tmpl w:val="C2945E62"/>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13" w15:restartNumberingAfterBreak="0">
    <w:nsid w:val="72740B3F"/>
    <w:multiLevelType w:val="hybridMultilevel"/>
    <w:tmpl w:val="2A961F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AE16FDF"/>
    <w:multiLevelType w:val="hybridMultilevel"/>
    <w:tmpl w:val="9C1E945E"/>
    <w:lvl w:ilvl="0" w:tplc="7B503B82">
      <w:start w:val="1"/>
      <w:numFmt w:val="decimal"/>
      <w:lvlText w:val="%1."/>
      <w:lvlJc w:val="left"/>
      <w:pPr>
        <w:ind w:left="644" w:hanging="502"/>
      </w:pPr>
      <w:rPr>
        <w:rFonts w:ascii="Times New Roman" w:hAnsi="Times New Roman" w:cs="Times New Roman" w:hint="default"/>
        <w:b w:val="0"/>
        <w:i w:val="0"/>
        <w:color w:val="000000" w:themeColor="text1"/>
        <w:sz w:val="22"/>
        <w:szCs w:val="22"/>
      </w:rPr>
    </w:lvl>
    <w:lvl w:ilvl="1" w:tplc="08090003">
      <w:start w:val="1"/>
      <w:numFmt w:val="bullet"/>
      <w:lvlText w:val="o"/>
      <w:lvlJc w:val="left"/>
      <w:pPr>
        <w:ind w:left="1350" w:hanging="360"/>
      </w:pPr>
      <w:rPr>
        <w:rFonts w:ascii="Courier New" w:hAnsi="Courier New" w:cs="Courier New" w:hint="default"/>
        <w:b w:val="0"/>
        <w:i w:val="0"/>
      </w:rPr>
    </w:lvl>
    <w:lvl w:ilvl="2" w:tplc="0809001B">
      <w:start w:val="1"/>
      <w:numFmt w:val="lowerRoman"/>
      <w:lvlText w:val="%3."/>
      <w:lvlJc w:val="right"/>
      <w:pPr>
        <w:ind w:left="2070" w:hanging="180"/>
      </w:pPr>
    </w:lvl>
    <w:lvl w:ilvl="3" w:tplc="08090017">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15" w15:restartNumberingAfterBreak="0">
    <w:nsid w:val="7C7204E0"/>
    <w:multiLevelType w:val="hybridMultilevel"/>
    <w:tmpl w:val="518E215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2"/>
  </w:num>
  <w:num w:numId="2">
    <w:abstractNumId w:val="6"/>
  </w:num>
  <w:num w:numId="3">
    <w:abstractNumId w:val="9"/>
  </w:num>
  <w:num w:numId="4">
    <w:abstractNumId w:val="5"/>
  </w:num>
  <w:num w:numId="5">
    <w:abstractNumId w:val="15"/>
  </w:num>
  <w:num w:numId="6">
    <w:abstractNumId w:val="13"/>
  </w:num>
  <w:num w:numId="7">
    <w:abstractNumId w:val="0"/>
  </w:num>
  <w:num w:numId="8">
    <w:abstractNumId w:val="1"/>
  </w:num>
  <w:num w:numId="9">
    <w:abstractNumId w:val="2"/>
  </w:num>
  <w:num w:numId="10">
    <w:abstractNumId w:val="3"/>
  </w:num>
  <w:num w:numId="11">
    <w:abstractNumId w:val="14"/>
  </w:num>
  <w:num w:numId="12">
    <w:abstractNumId w:val="8"/>
  </w:num>
  <w:num w:numId="13">
    <w:abstractNumId w:val="7"/>
  </w:num>
  <w:num w:numId="14">
    <w:abstractNumId w:val="11"/>
  </w:num>
  <w:num w:numId="15">
    <w:abstractNumId w:val="10"/>
  </w:num>
  <w:num w:numId="1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mppanen, Paavo (O&amp;A, Hobart)">
    <w15:presenceInfo w15:providerId="AD" w15:userId="S-1-5-21-61289985-2027487937-1858953157-174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ECE"/>
    <w:rsid w:val="00012BF9"/>
    <w:rsid w:val="00053D35"/>
    <w:rsid w:val="00060E99"/>
    <w:rsid w:val="00060FCE"/>
    <w:rsid w:val="000670BC"/>
    <w:rsid w:val="000673DC"/>
    <w:rsid w:val="00071A39"/>
    <w:rsid w:val="000771AD"/>
    <w:rsid w:val="000931D7"/>
    <w:rsid w:val="000A229D"/>
    <w:rsid w:val="000B65F3"/>
    <w:rsid w:val="000B73B5"/>
    <w:rsid w:val="000D2854"/>
    <w:rsid w:val="000D660A"/>
    <w:rsid w:val="000F4ECE"/>
    <w:rsid w:val="000F5E1A"/>
    <w:rsid w:val="000F6C2F"/>
    <w:rsid w:val="00102FEA"/>
    <w:rsid w:val="00105637"/>
    <w:rsid w:val="001157A7"/>
    <w:rsid w:val="00123C6F"/>
    <w:rsid w:val="00157524"/>
    <w:rsid w:val="0016443D"/>
    <w:rsid w:val="00181CBB"/>
    <w:rsid w:val="00187B7B"/>
    <w:rsid w:val="001A3D09"/>
    <w:rsid w:val="001B0812"/>
    <w:rsid w:val="001B3132"/>
    <w:rsid w:val="001B3736"/>
    <w:rsid w:val="001C697C"/>
    <w:rsid w:val="001D76F5"/>
    <w:rsid w:val="001E48D8"/>
    <w:rsid w:val="001E6003"/>
    <w:rsid w:val="001F1659"/>
    <w:rsid w:val="001F26AB"/>
    <w:rsid w:val="002000F4"/>
    <w:rsid w:val="00202377"/>
    <w:rsid w:val="002212C1"/>
    <w:rsid w:val="00252C45"/>
    <w:rsid w:val="00284144"/>
    <w:rsid w:val="00294AB9"/>
    <w:rsid w:val="002C0EBA"/>
    <w:rsid w:val="002C57D4"/>
    <w:rsid w:val="002E2753"/>
    <w:rsid w:val="002F3984"/>
    <w:rsid w:val="003039A5"/>
    <w:rsid w:val="0031059B"/>
    <w:rsid w:val="003168EF"/>
    <w:rsid w:val="0032001B"/>
    <w:rsid w:val="003223A2"/>
    <w:rsid w:val="003307E3"/>
    <w:rsid w:val="00332B4E"/>
    <w:rsid w:val="00361DC1"/>
    <w:rsid w:val="00377D00"/>
    <w:rsid w:val="00396D50"/>
    <w:rsid w:val="0039795F"/>
    <w:rsid w:val="003A1E3B"/>
    <w:rsid w:val="003C3FC4"/>
    <w:rsid w:val="003D5D35"/>
    <w:rsid w:val="004035A9"/>
    <w:rsid w:val="004058FB"/>
    <w:rsid w:val="00410EC4"/>
    <w:rsid w:val="0041352D"/>
    <w:rsid w:val="00413998"/>
    <w:rsid w:val="00416049"/>
    <w:rsid w:val="00416F6B"/>
    <w:rsid w:val="00421C11"/>
    <w:rsid w:val="004241CC"/>
    <w:rsid w:val="00427806"/>
    <w:rsid w:val="00434F57"/>
    <w:rsid w:val="00445064"/>
    <w:rsid w:val="00446C8B"/>
    <w:rsid w:val="004763D8"/>
    <w:rsid w:val="00483786"/>
    <w:rsid w:val="004B6349"/>
    <w:rsid w:val="004D7210"/>
    <w:rsid w:val="004D73CE"/>
    <w:rsid w:val="004E5182"/>
    <w:rsid w:val="004F2221"/>
    <w:rsid w:val="004F5900"/>
    <w:rsid w:val="004F6F57"/>
    <w:rsid w:val="00501357"/>
    <w:rsid w:val="00505B1B"/>
    <w:rsid w:val="00526B98"/>
    <w:rsid w:val="00531C74"/>
    <w:rsid w:val="005336FB"/>
    <w:rsid w:val="00560934"/>
    <w:rsid w:val="00562C06"/>
    <w:rsid w:val="00565EA6"/>
    <w:rsid w:val="00566065"/>
    <w:rsid w:val="00566677"/>
    <w:rsid w:val="005671C5"/>
    <w:rsid w:val="00580087"/>
    <w:rsid w:val="0058332A"/>
    <w:rsid w:val="00585F54"/>
    <w:rsid w:val="00592F58"/>
    <w:rsid w:val="005B4482"/>
    <w:rsid w:val="005C2219"/>
    <w:rsid w:val="005C4DAF"/>
    <w:rsid w:val="005E6DDC"/>
    <w:rsid w:val="00620F7B"/>
    <w:rsid w:val="00635BC9"/>
    <w:rsid w:val="00654786"/>
    <w:rsid w:val="00660DF2"/>
    <w:rsid w:val="00672C3D"/>
    <w:rsid w:val="006752CD"/>
    <w:rsid w:val="006A20F8"/>
    <w:rsid w:val="006B4CBD"/>
    <w:rsid w:val="006C7BF8"/>
    <w:rsid w:val="00710871"/>
    <w:rsid w:val="00712710"/>
    <w:rsid w:val="00715044"/>
    <w:rsid w:val="00722003"/>
    <w:rsid w:val="00727B00"/>
    <w:rsid w:val="0073400C"/>
    <w:rsid w:val="0074228A"/>
    <w:rsid w:val="0075413B"/>
    <w:rsid w:val="007765C1"/>
    <w:rsid w:val="007863BB"/>
    <w:rsid w:val="00793761"/>
    <w:rsid w:val="0079526E"/>
    <w:rsid w:val="007A62DB"/>
    <w:rsid w:val="007C5FB9"/>
    <w:rsid w:val="007C7595"/>
    <w:rsid w:val="007E4725"/>
    <w:rsid w:val="0080534C"/>
    <w:rsid w:val="00812040"/>
    <w:rsid w:val="00822FA9"/>
    <w:rsid w:val="00825637"/>
    <w:rsid w:val="00830344"/>
    <w:rsid w:val="00840EE5"/>
    <w:rsid w:val="00841641"/>
    <w:rsid w:val="008434EB"/>
    <w:rsid w:val="00844F5A"/>
    <w:rsid w:val="008568C2"/>
    <w:rsid w:val="00860946"/>
    <w:rsid w:val="008765E0"/>
    <w:rsid w:val="00883501"/>
    <w:rsid w:val="008A0633"/>
    <w:rsid w:val="008A4A31"/>
    <w:rsid w:val="008A4AF9"/>
    <w:rsid w:val="008C0ECC"/>
    <w:rsid w:val="008E45B3"/>
    <w:rsid w:val="008E6FA9"/>
    <w:rsid w:val="00904410"/>
    <w:rsid w:val="0091069F"/>
    <w:rsid w:val="00920139"/>
    <w:rsid w:val="009722C3"/>
    <w:rsid w:val="00977E66"/>
    <w:rsid w:val="009818DD"/>
    <w:rsid w:val="00987A3A"/>
    <w:rsid w:val="009A20FD"/>
    <w:rsid w:val="009A4BC9"/>
    <w:rsid w:val="009C2A37"/>
    <w:rsid w:val="009D1A57"/>
    <w:rsid w:val="009D5BB1"/>
    <w:rsid w:val="009E1D3D"/>
    <w:rsid w:val="009E3034"/>
    <w:rsid w:val="009E3413"/>
    <w:rsid w:val="00A24542"/>
    <w:rsid w:val="00A32EC4"/>
    <w:rsid w:val="00A37DD1"/>
    <w:rsid w:val="00A442D8"/>
    <w:rsid w:val="00A61447"/>
    <w:rsid w:val="00A621C6"/>
    <w:rsid w:val="00A64D20"/>
    <w:rsid w:val="00A77503"/>
    <w:rsid w:val="00AD177F"/>
    <w:rsid w:val="00AD3053"/>
    <w:rsid w:val="00AF18A2"/>
    <w:rsid w:val="00AF27F5"/>
    <w:rsid w:val="00AF6760"/>
    <w:rsid w:val="00AF6AB5"/>
    <w:rsid w:val="00B00B14"/>
    <w:rsid w:val="00B11BD2"/>
    <w:rsid w:val="00B12151"/>
    <w:rsid w:val="00B55942"/>
    <w:rsid w:val="00B65CF9"/>
    <w:rsid w:val="00B72DC2"/>
    <w:rsid w:val="00B77EE3"/>
    <w:rsid w:val="00BA5A23"/>
    <w:rsid w:val="00BA5ADD"/>
    <w:rsid w:val="00BB371E"/>
    <w:rsid w:val="00BC1F3F"/>
    <w:rsid w:val="00BD32CC"/>
    <w:rsid w:val="00BE0650"/>
    <w:rsid w:val="00C04B5D"/>
    <w:rsid w:val="00C11CB5"/>
    <w:rsid w:val="00C15DDC"/>
    <w:rsid w:val="00C1774A"/>
    <w:rsid w:val="00C2665B"/>
    <w:rsid w:val="00C44403"/>
    <w:rsid w:val="00C45746"/>
    <w:rsid w:val="00C50F7A"/>
    <w:rsid w:val="00C5174A"/>
    <w:rsid w:val="00C80AE2"/>
    <w:rsid w:val="00C86176"/>
    <w:rsid w:val="00C9169E"/>
    <w:rsid w:val="00CA6EE7"/>
    <w:rsid w:val="00CC1D84"/>
    <w:rsid w:val="00CC6850"/>
    <w:rsid w:val="00CE525B"/>
    <w:rsid w:val="00CE6862"/>
    <w:rsid w:val="00CF6DAC"/>
    <w:rsid w:val="00D40A14"/>
    <w:rsid w:val="00D46C60"/>
    <w:rsid w:val="00D5120F"/>
    <w:rsid w:val="00D534BE"/>
    <w:rsid w:val="00D6175B"/>
    <w:rsid w:val="00D6464F"/>
    <w:rsid w:val="00D65F4B"/>
    <w:rsid w:val="00D72390"/>
    <w:rsid w:val="00D84C3A"/>
    <w:rsid w:val="00DA2AFE"/>
    <w:rsid w:val="00DA412F"/>
    <w:rsid w:val="00DB2124"/>
    <w:rsid w:val="00DB27A8"/>
    <w:rsid w:val="00DD44C3"/>
    <w:rsid w:val="00DD6161"/>
    <w:rsid w:val="00E05A03"/>
    <w:rsid w:val="00E15D26"/>
    <w:rsid w:val="00E17625"/>
    <w:rsid w:val="00E3365F"/>
    <w:rsid w:val="00E506EA"/>
    <w:rsid w:val="00E72A5A"/>
    <w:rsid w:val="00E774B8"/>
    <w:rsid w:val="00E937FB"/>
    <w:rsid w:val="00E954D3"/>
    <w:rsid w:val="00E9566E"/>
    <w:rsid w:val="00EB08EB"/>
    <w:rsid w:val="00EB1B90"/>
    <w:rsid w:val="00EB2B75"/>
    <w:rsid w:val="00EC2712"/>
    <w:rsid w:val="00EE3E61"/>
    <w:rsid w:val="00EF4F19"/>
    <w:rsid w:val="00F103BE"/>
    <w:rsid w:val="00F353AE"/>
    <w:rsid w:val="00F35EE4"/>
    <w:rsid w:val="00F40A33"/>
    <w:rsid w:val="00F41155"/>
    <w:rsid w:val="00F4677D"/>
    <w:rsid w:val="00F46912"/>
    <w:rsid w:val="00F47BB5"/>
    <w:rsid w:val="00F77026"/>
    <w:rsid w:val="00F864F5"/>
    <w:rsid w:val="00F9379C"/>
    <w:rsid w:val="00FA679E"/>
    <w:rsid w:val="00FC120F"/>
    <w:rsid w:val="00FC4B3E"/>
    <w:rsid w:val="00FD7FA5"/>
    <w:rsid w:val="00FF1D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C0696"/>
  <w15:chartTrackingRefBased/>
  <w15:docId w15:val="{390D2C66-0443-4747-9D3B-6CBC4F936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2F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0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D00"/>
    <w:pPr>
      <w:ind w:left="720"/>
      <w:contextualSpacing/>
    </w:pPr>
  </w:style>
  <w:style w:type="character" w:customStyle="1" w:styleId="Heading1Char">
    <w:name w:val="Heading 1 Char"/>
    <w:basedOn w:val="DefaultParagraphFont"/>
    <w:link w:val="Heading1"/>
    <w:uiPriority w:val="9"/>
    <w:rsid w:val="00102FEA"/>
    <w:rPr>
      <w:rFonts w:asciiTheme="majorHAnsi" w:eastAsiaTheme="majorEastAsia" w:hAnsiTheme="majorHAnsi" w:cstheme="majorBidi"/>
      <w:color w:val="2E74B5" w:themeColor="accent1" w:themeShade="BF"/>
      <w:sz w:val="32"/>
      <w:szCs w:val="32"/>
    </w:rPr>
  </w:style>
  <w:style w:type="paragraph" w:styleId="Caption">
    <w:name w:val="caption"/>
    <w:aliases w:val="Char1"/>
    <w:basedOn w:val="Normal"/>
    <w:next w:val="Normal"/>
    <w:link w:val="CaptionChar"/>
    <w:unhideWhenUsed/>
    <w:qFormat/>
    <w:rsid w:val="00446C8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103BE"/>
    <w:rPr>
      <w:rFonts w:asciiTheme="majorHAnsi" w:eastAsiaTheme="majorEastAsia" w:hAnsiTheme="majorHAnsi" w:cstheme="majorBidi"/>
      <w:color w:val="2E74B5" w:themeColor="accent1" w:themeShade="BF"/>
      <w:sz w:val="26"/>
      <w:szCs w:val="26"/>
    </w:rPr>
  </w:style>
  <w:style w:type="paragraph" w:customStyle="1" w:styleId="IOTCReportNormalNumbered">
    <w:name w:val="IOTC Report Normal Numbered"/>
    <w:basedOn w:val="Normal"/>
    <w:qFormat/>
    <w:rsid w:val="00F103BE"/>
    <w:pPr>
      <w:numPr>
        <w:numId w:val="10"/>
      </w:numPr>
      <w:tabs>
        <w:tab w:val="left" w:pos="360"/>
      </w:tabs>
      <w:suppressAutoHyphens/>
      <w:spacing w:before="120" w:after="0" w:line="240" w:lineRule="auto"/>
      <w:jc w:val="both"/>
    </w:pPr>
    <w:rPr>
      <w:rFonts w:ascii="Times New Roman" w:eastAsiaTheme="minorEastAsia" w:hAnsi="Times New Roman" w:cs="Times New Roman"/>
      <w:color w:val="000000"/>
      <w:kern w:val="1"/>
      <w:szCs w:val="20"/>
      <w:lang w:val="en-GB"/>
    </w:rPr>
  </w:style>
  <w:style w:type="paragraph" w:customStyle="1" w:styleId="IOTCAgendaH1">
    <w:name w:val="IOTC Agenda H1"/>
    <w:basedOn w:val="Normal"/>
    <w:next w:val="Normal"/>
    <w:rsid w:val="00F103BE"/>
    <w:pPr>
      <w:keepNext/>
      <w:numPr>
        <w:numId w:val="9"/>
      </w:numPr>
      <w:tabs>
        <w:tab w:val="left" w:pos="720"/>
      </w:tabs>
      <w:suppressAutoHyphens/>
      <w:spacing w:before="240" w:after="60" w:line="240" w:lineRule="auto"/>
      <w:outlineLvl w:val="0"/>
    </w:pPr>
    <w:rPr>
      <w:rFonts w:ascii="Times New Roman" w:eastAsiaTheme="minorEastAsia" w:hAnsi="Times New Roman" w:cs="Times New Roman"/>
      <w:b/>
      <w:smallCaps/>
      <w:color w:val="000000"/>
      <w:kern w:val="1"/>
      <w:sz w:val="28"/>
      <w:lang w:val="en-GB" w:eastAsia="fr-FR"/>
    </w:rPr>
  </w:style>
  <w:style w:type="paragraph" w:styleId="BodyText">
    <w:name w:val="Body Text"/>
    <w:link w:val="BodyTextChar"/>
    <w:uiPriority w:val="99"/>
    <w:qFormat/>
    <w:rsid w:val="00A61447"/>
    <w:pPr>
      <w:spacing w:before="120" w:after="120" w:line="264" w:lineRule="auto"/>
    </w:pPr>
    <w:rPr>
      <w:rFonts w:ascii="Calibri" w:eastAsia="Calibri" w:hAnsi="Calibri" w:cs="Times New Roman"/>
      <w:color w:val="000000"/>
      <w:sz w:val="24"/>
      <w:lang w:eastAsia="en-AU"/>
    </w:rPr>
  </w:style>
  <w:style w:type="character" w:customStyle="1" w:styleId="BodyTextChar">
    <w:name w:val="Body Text Char"/>
    <w:basedOn w:val="DefaultParagraphFont"/>
    <w:link w:val="BodyText"/>
    <w:uiPriority w:val="99"/>
    <w:rsid w:val="00A61447"/>
    <w:rPr>
      <w:rFonts w:ascii="Calibri" w:eastAsia="Calibri" w:hAnsi="Calibri" w:cs="Times New Roman"/>
      <w:color w:val="000000"/>
      <w:sz w:val="24"/>
      <w:lang w:eastAsia="en-AU"/>
    </w:rPr>
  </w:style>
  <w:style w:type="character" w:styleId="CommentReference">
    <w:name w:val="annotation reference"/>
    <w:basedOn w:val="DefaultParagraphFont"/>
    <w:uiPriority w:val="99"/>
    <w:semiHidden/>
    <w:rsid w:val="00A61447"/>
    <w:rPr>
      <w:rFonts w:cs="Times New Roman"/>
      <w:sz w:val="16"/>
      <w:szCs w:val="16"/>
    </w:rPr>
  </w:style>
  <w:style w:type="paragraph" w:styleId="CommentText">
    <w:name w:val="annotation text"/>
    <w:basedOn w:val="Normal"/>
    <w:link w:val="CommentTextChar"/>
    <w:uiPriority w:val="99"/>
    <w:semiHidden/>
    <w:rsid w:val="00A61447"/>
    <w:pPr>
      <w:spacing w:after="120" w:line="240" w:lineRule="auto"/>
    </w:pPr>
    <w:rPr>
      <w:rFonts w:ascii="Calibri" w:eastAsia="Calibri" w:hAnsi="Calibri" w:cs="Times New Roman"/>
      <w:color w:val="000000"/>
      <w:sz w:val="20"/>
      <w:szCs w:val="20"/>
      <w:lang w:eastAsia="en-AU"/>
    </w:rPr>
  </w:style>
  <w:style w:type="character" w:customStyle="1" w:styleId="CommentTextChar">
    <w:name w:val="Comment Text Char"/>
    <w:basedOn w:val="DefaultParagraphFont"/>
    <w:link w:val="CommentText"/>
    <w:uiPriority w:val="99"/>
    <w:semiHidden/>
    <w:rsid w:val="00A61447"/>
    <w:rPr>
      <w:rFonts w:ascii="Calibri" w:eastAsia="Calibri" w:hAnsi="Calibri" w:cs="Times New Roman"/>
      <w:color w:val="000000"/>
      <w:sz w:val="20"/>
      <w:szCs w:val="20"/>
      <w:lang w:eastAsia="en-AU"/>
    </w:rPr>
  </w:style>
  <w:style w:type="table" w:customStyle="1" w:styleId="TableCSIRO">
    <w:name w:val="Table_CSIRO"/>
    <w:basedOn w:val="TableNormal"/>
    <w:uiPriority w:val="99"/>
    <w:qFormat/>
    <w:rsid w:val="00A61447"/>
    <w:pPr>
      <w:spacing w:after="0" w:line="240" w:lineRule="auto"/>
    </w:pPr>
    <w:rPr>
      <w:rFonts w:ascii="Calibri" w:hAnsi="Calibri" w:cs="Times New Roman"/>
      <w:lang w:eastAsia="en-AU"/>
    </w:rPr>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character" w:customStyle="1" w:styleId="CaptionChar">
    <w:name w:val="Caption Char"/>
    <w:aliases w:val="Char1 Char"/>
    <w:basedOn w:val="DefaultParagraphFont"/>
    <w:link w:val="Caption"/>
    <w:locked/>
    <w:rsid w:val="00A61447"/>
    <w:rPr>
      <w:i/>
      <w:iCs/>
      <w:color w:val="44546A" w:themeColor="text2"/>
      <w:sz w:val="18"/>
      <w:szCs w:val="18"/>
    </w:rPr>
  </w:style>
  <w:style w:type="table" w:customStyle="1" w:styleId="TableCSIRO1">
    <w:name w:val="Table_CSIRO1"/>
    <w:basedOn w:val="TableNormal"/>
    <w:uiPriority w:val="99"/>
    <w:qFormat/>
    <w:rsid w:val="00A61447"/>
    <w:pPr>
      <w:spacing w:after="0" w:line="240" w:lineRule="auto"/>
    </w:pPr>
    <w:rPr>
      <w:rFonts w:ascii="Calibri" w:hAnsi="Calibri" w:cs="Times New Roman"/>
      <w:lang w:eastAsia="en-AU"/>
    </w:rPr>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styleId="BalloonText">
    <w:name w:val="Balloon Text"/>
    <w:basedOn w:val="Normal"/>
    <w:link w:val="BalloonTextChar"/>
    <w:uiPriority w:val="99"/>
    <w:semiHidden/>
    <w:unhideWhenUsed/>
    <w:rsid w:val="00A614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447"/>
    <w:rPr>
      <w:rFonts w:ascii="Segoe UI" w:hAnsi="Segoe UI" w:cs="Segoe UI"/>
      <w:sz w:val="18"/>
      <w:szCs w:val="18"/>
    </w:rPr>
  </w:style>
  <w:style w:type="table" w:styleId="TableGrid">
    <w:name w:val="Table Grid"/>
    <w:basedOn w:val="TableNormal"/>
    <w:uiPriority w:val="39"/>
    <w:rsid w:val="00A77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emf"/><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emf"/><Relationship Id="rId68" Type="http://schemas.openxmlformats.org/officeDocument/2006/relationships/image" Target="media/image63.emf"/><Relationship Id="rId84" Type="http://schemas.openxmlformats.org/officeDocument/2006/relationships/image" Target="media/image79.emf"/><Relationship Id="rId89" Type="http://schemas.openxmlformats.org/officeDocument/2006/relationships/image" Target="media/image84.emf"/><Relationship Id="rId112" Type="http://schemas.openxmlformats.org/officeDocument/2006/relationships/image" Target="media/image107.emf"/><Relationship Id="rId133" Type="http://schemas.openxmlformats.org/officeDocument/2006/relationships/image" Target="media/image128.emf"/><Relationship Id="rId138" Type="http://schemas.openxmlformats.org/officeDocument/2006/relationships/image" Target="media/image133.emf"/><Relationship Id="rId16" Type="http://schemas.openxmlformats.org/officeDocument/2006/relationships/image" Target="media/image11.png"/><Relationship Id="rId107" Type="http://schemas.openxmlformats.org/officeDocument/2006/relationships/image" Target="media/image102.emf"/><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emf"/><Relationship Id="rId74" Type="http://schemas.openxmlformats.org/officeDocument/2006/relationships/image" Target="media/image69.emf"/><Relationship Id="rId79" Type="http://schemas.openxmlformats.org/officeDocument/2006/relationships/image" Target="media/image74.emf"/><Relationship Id="rId102" Type="http://schemas.openxmlformats.org/officeDocument/2006/relationships/image" Target="media/image97.emf"/><Relationship Id="rId123" Type="http://schemas.openxmlformats.org/officeDocument/2006/relationships/image" Target="media/image118.emf"/><Relationship Id="rId128" Type="http://schemas.openxmlformats.org/officeDocument/2006/relationships/image" Target="media/image123.emf"/><Relationship Id="rId144"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85.emf"/><Relationship Id="rId95" Type="http://schemas.openxmlformats.org/officeDocument/2006/relationships/image" Target="media/image90.emf"/><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emf"/><Relationship Id="rId69" Type="http://schemas.openxmlformats.org/officeDocument/2006/relationships/image" Target="media/image64.emf"/><Relationship Id="rId113" Type="http://schemas.openxmlformats.org/officeDocument/2006/relationships/image" Target="media/image108.emf"/><Relationship Id="rId118" Type="http://schemas.openxmlformats.org/officeDocument/2006/relationships/image" Target="media/image113.emf"/><Relationship Id="rId134" Type="http://schemas.openxmlformats.org/officeDocument/2006/relationships/image" Target="media/image129.emf"/><Relationship Id="rId139" Type="http://schemas.openxmlformats.org/officeDocument/2006/relationships/image" Target="media/image134.emf"/><Relationship Id="rId80" Type="http://schemas.openxmlformats.org/officeDocument/2006/relationships/image" Target="media/image75.emf"/><Relationship Id="rId85" Type="http://schemas.openxmlformats.org/officeDocument/2006/relationships/image" Target="media/image80.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emf"/><Relationship Id="rId67" Type="http://schemas.openxmlformats.org/officeDocument/2006/relationships/image" Target="media/image62.emf"/><Relationship Id="rId103" Type="http://schemas.openxmlformats.org/officeDocument/2006/relationships/image" Target="media/image98.emf"/><Relationship Id="rId108" Type="http://schemas.openxmlformats.org/officeDocument/2006/relationships/image" Target="media/image103.emf"/><Relationship Id="rId116" Type="http://schemas.openxmlformats.org/officeDocument/2006/relationships/image" Target="media/image111.emf"/><Relationship Id="rId124" Type="http://schemas.openxmlformats.org/officeDocument/2006/relationships/image" Target="media/image119.emf"/><Relationship Id="rId129" Type="http://schemas.openxmlformats.org/officeDocument/2006/relationships/image" Target="media/image124.emf"/><Relationship Id="rId137" Type="http://schemas.openxmlformats.org/officeDocument/2006/relationships/image" Target="media/image132.emf"/><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emf"/><Relationship Id="rId62" Type="http://schemas.openxmlformats.org/officeDocument/2006/relationships/image" Target="media/image57.emf"/><Relationship Id="rId70" Type="http://schemas.openxmlformats.org/officeDocument/2006/relationships/image" Target="media/image65.emf"/><Relationship Id="rId75" Type="http://schemas.openxmlformats.org/officeDocument/2006/relationships/image" Target="media/image70.emf"/><Relationship Id="rId83" Type="http://schemas.openxmlformats.org/officeDocument/2006/relationships/image" Target="media/image78.emf"/><Relationship Id="rId88" Type="http://schemas.openxmlformats.org/officeDocument/2006/relationships/image" Target="media/image83.emf"/><Relationship Id="rId91" Type="http://schemas.openxmlformats.org/officeDocument/2006/relationships/image" Target="media/image86.emf"/><Relationship Id="rId96" Type="http://schemas.openxmlformats.org/officeDocument/2006/relationships/image" Target="media/image91.emf"/><Relationship Id="rId111" Type="http://schemas.openxmlformats.org/officeDocument/2006/relationships/image" Target="media/image106.emf"/><Relationship Id="rId132" Type="http://schemas.openxmlformats.org/officeDocument/2006/relationships/image" Target="media/image127.emf"/><Relationship Id="rId140" Type="http://schemas.openxmlformats.org/officeDocument/2006/relationships/image" Target="media/image135.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emf"/><Relationship Id="rId106" Type="http://schemas.openxmlformats.org/officeDocument/2006/relationships/image" Target="media/image101.emf"/><Relationship Id="rId114" Type="http://schemas.openxmlformats.org/officeDocument/2006/relationships/image" Target="media/image109.emf"/><Relationship Id="rId119" Type="http://schemas.openxmlformats.org/officeDocument/2006/relationships/image" Target="media/image114.emf"/><Relationship Id="rId127" Type="http://schemas.openxmlformats.org/officeDocument/2006/relationships/image" Target="media/image122.emf"/><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78" Type="http://schemas.openxmlformats.org/officeDocument/2006/relationships/image" Target="media/image73.emf"/><Relationship Id="rId81" Type="http://schemas.openxmlformats.org/officeDocument/2006/relationships/image" Target="media/image76.emf"/><Relationship Id="rId86" Type="http://schemas.openxmlformats.org/officeDocument/2006/relationships/image" Target="media/image81.emf"/><Relationship Id="rId94" Type="http://schemas.openxmlformats.org/officeDocument/2006/relationships/image" Target="media/image89.emf"/><Relationship Id="rId99" Type="http://schemas.openxmlformats.org/officeDocument/2006/relationships/image" Target="media/image94.emf"/><Relationship Id="rId101" Type="http://schemas.openxmlformats.org/officeDocument/2006/relationships/image" Target="media/image96.emf"/><Relationship Id="rId122" Type="http://schemas.openxmlformats.org/officeDocument/2006/relationships/image" Target="media/image117.emf"/><Relationship Id="rId130" Type="http://schemas.openxmlformats.org/officeDocument/2006/relationships/image" Target="media/image125.emf"/><Relationship Id="rId135" Type="http://schemas.openxmlformats.org/officeDocument/2006/relationships/image" Target="media/image130.emf"/><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emf"/><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emf"/><Relationship Id="rId76" Type="http://schemas.openxmlformats.org/officeDocument/2006/relationships/image" Target="media/image71.emf"/><Relationship Id="rId97" Type="http://schemas.openxmlformats.org/officeDocument/2006/relationships/image" Target="media/image92.emf"/><Relationship Id="rId104" Type="http://schemas.openxmlformats.org/officeDocument/2006/relationships/image" Target="media/image99.emf"/><Relationship Id="rId120" Type="http://schemas.openxmlformats.org/officeDocument/2006/relationships/image" Target="media/image115.emf"/><Relationship Id="rId125" Type="http://schemas.openxmlformats.org/officeDocument/2006/relationships/image" Target="media/image120.emf"/><Relationship Id="rId141" Type="http://schemas.openxmlformats.org/officeDocument/2006/relationships/image" Target="media/image136.emf"/><Relationship Id="rId7" Type="http://schemas.openxmlformats.org/officeDocument/2006/relationships/image" Target="media/image2.emf"/><Relationship Id="rId71" Type="http://schemas.openxmlformats.org/officeDocument/2006/relationships/image" Target="media/image66.emf"/><Relationship Id="rId92" Type="http://schemas.openxmlformats.org/officeDocument/2006/relationships/image" Target="media/image87.emf"/><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emf"/><Relationship Id="rId87" Type="http://schemas.openxmlformats.org/officeDocument/2006/relationships/image" Target="media/image82.emf"/><Relationship Id="rId110" Type="http://schemas.openxmlformats.org/officeDocument/2006/relationships/image" Target="media/image105.emf"/><Relationship Id="rId115" Type="http://schemas.openxmlformats.org/officeDocument/2006/relationships/image" Target="media/image110.emf"/><Relationship Id="rId131" Type="http://schemas.openxmlformats.org/officeDocument/2006/relationships/image" Target="media/image126.emf"/><Relationship Id="rId136" Type="http://schemas.openxmlformats.org/officeDocument/2006/relationships/image" Target="media/image131.emf"/><Relationship Id="rId61" Type="http://schemas.openxmlformats.org/officeDocument/2006/relationships/image" Target="media/image56.emf"/><Relationship Id="rId82" Type="http://schemas.openxmlformats.org/officeDocument/2006/relationships/image" Target="media/image77.emf"/><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emf"/><Relationship Id="rId77" Type="http://schemas.openxmlformats.org/officeDocument/2006/relationships/image" Target="media/image72.emf"/><Relationship Id="rId100" Type="http://schemas.openxmlformats.org/officeDocument/2006/relationships/image" Target="media/image95.emf"/><Relationship Id="rId105" Type="http://schemas.openxmlformats.org/officeDocument/2006/relationships/image" Target="media/image100.emf"/><Relationship Id="rId126" Type="http://schemas.openxmlformats.org/officeDocument/2006/relationships/image" Target="media/image121.emf"/><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emf"/><Relationship Id="rId93" Type="http://schemas.openxmlformats.org/officeDocument/2006/relationships/image" Target="media/image88.emf"/><Relationship Id="rId98" Type="http://schemas.openxmlformats.org/officeDocument/2006/relationships/image" Target="media/image93.emf"/><Relationship Id="rId121" Type="http://schemas.openxmlformats.org/officeDocument/2006/relationships/image" Target="media/image116.emf"/><Relationship Id="rId142" Type="http://schemas.openxmlformats.org/officeDocument/2006/relationships/image" Target="media/image1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44F67-4878-4007-A9E5-C7FF87B32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18487</TotalTime>
  <Pages>88</Pages>
  <Words>12392</Words>
  <Characters>70637</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82864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Kolody, Dale (O&amp;A, Hobart)</dc:creator>
  <cp:keywords/>
  <dc:description/>
  <cp:lastModifiedBy>Jumppanen, Paavo (O&amp;A, Hobart)</cp:lastModifiedBy>
  <cp:revision>135</cp:revision>
  <cp:lastPrinted>2019-03-13T05:22:00Z</cp:lastPrinted>
  <dcterms:created xsi:type="dcterms:W3CDTF">2018-11-21T00:07:00Z</dcterms:created>
  <dcterms:modified xsi:type="dcterms:W3CDTF">2019-03-13T06:00:00Z</dcterms:modified>
</cp:coreProperties>
</file>